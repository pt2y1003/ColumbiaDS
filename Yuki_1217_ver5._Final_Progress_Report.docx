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68D45" w14:textId="09115E55" w:rsidR="00151651" w:rsidRPr="00474958" w:rsidRDefault="0014242C" w:rsidP="00302F05">
      <w:pPr>
        <w:pStyle w:val="a8"/>
        <w:ind w:firstLine="720"/>
      </w:pPr>
      <w:del w:id="0" w:author="池田 祐樹" w:date="2022-12-08T16:11:00Z">
        <w:r w:rsidRPr="00474958" w:rsidDel="00E8238F">
          <w:delText>Progressive</w:delText>
        </w:r>
      </w:del>
      <w:ins w:id="1" w:author="池田 祐樹" w:date="2022-12-08T16:11:00Z">
        <w:r w:rsidR="00E8238F">
          <w:rPr>
            <w:rFonts w:hint="eastAsia"/>
            <w:lang w:eastAsia="ja-JP"/>
          </w:rPr>
          <w:t>Final</w:t>
        </w:r>
      </w:ins>
      <w:r w:rsidRPr="00474958">
        <w:t xml:space="preserve"> report</w:t>
      </w:r>
      <w:del w:id="2" w:author="池田 祐樹" w:date="2022-12-08T16:11:00Z">
        <w:r w:rsidRPr="00474958" w:rsidDel="00E8238F">
          <w:delText xml:space="preserve"> I</w:delText>
        </w:r>
        <w:r w:rsidR="00586EA3" w:rsidDel="00E8238F">
          <w:delText>I</w:delText>
        </w:r>
      </w:del>
      <w:r w:rsidRPr="00474958">
        <w:t xml:space="preserve">: </w:t>
      </w:r>
      <w:r w:rsidR="001C68F8" w:rsidRPr="001C68F8">
        <w:t>Land Cover Change Detection using Neural Network for Satellite Images</w:t>
      </w:r>
    </w:p>
    <w:p w14:paraId="755E1C4E" w14:textId="77777777" w:rsidR="00737A3C" w:rsidRPr="00737A3C" w:rsidRDefault="00737A3C" w:rsidP="00737A3C"/>
    <w:p w14:paraId="0B89E4E7" w14:textId="4A151D7C" w:rsidR="0014242C" w:rsidRDefault="00C6351F" w:rsidP="0014242C">
      <w:pPr>
        <w:jc w:val="center"/>
      </w:pPr>
      <w:r w:rsidRPr="00FD3E90">
        <w:rPr>
          <w:sz w:val="22"/>
          <w:szCs w:val="22"/>
        </w:rPr>
        <w:t xml:space="preserve">Ashkan </w:t>
      </w:r>
      <w:proofErr w:type="spellStart"/>
      <w:r w:rsidRPr="00FD3E90">
        <w:rPr>
          <w:sz w:val="22"/>
          <w:szCs w:val="22"/>
        </w:rPr>
        <w:t>Bozorgzad</w:t>
      </w:r>
      <w:proofErr w:type="spellEnd"/>
      <w:r w:rsidRPr="00FD3E90">
        <w:rPr>
          <w:sz w:val="22"/>
          <w:szCs w:val="22"/>
        </w:rPr>
        <w:t xml:space="preserve"> (ab5243), Hari Prasad Renganathan (hr2514), </w:t>
      </w:r>
      <w:proofErr w:type="spellStart"/>
      <w:r w:rsidRPr="00FD3E90">
        <w:rPr>
          <w:sz w:val="22"/>
          <w:szCs w:val="22"/>
        </w:rPr>
        <w:t>Karveandhan</w:t>
      </w:r>
      <w:proofErr w:type="spellEnd"/>
      <w:r w:rsidRPr="00FD3E90">
        <w:rPr>
          <w:sz w:val="22"/>
          <w:szCs w:val="22"/>
        </w:rPr>
        <w:t xml:space="preserve"> Palanisamy (kp2941), </w:t>
      </w:r>
      <w:r w:rsidR="00E25D95" w:rsidRPr="00FD3E90">
        <w:rPr>
          <w:sz w:val="22"/>
          <w:szCs w:val="22"/>
        </w:rPr>
        <w:t>Masataka Koga (mk4528), Yewen Zhou (yz4175), Yuki Ikeda (yi2220)</w:t>
      </w:r>
    </w:p>
    <w:p w14:paraId="2718E874" w14:textId="5A329C17" w:rsidR="00E25D95" w:rsidRDefault="000377E4" w:rsidP="000377E4">
      <w:pPr>
        <w:jc w:val="center"/>
      </w:pPr>
      <w:r>
        <w:fldChar w:fldCharType="begin"/>
      </w:r>
      <w:r>
        <w:instrText xml:space="preserve"> DATE \@ "M/d/yyyy" </w:instrText>
      </w:r>
      <w:r>
        <w:fldChar w:fldCharType="separate"/>
      </w:r>
      <w:ins w:id="3" w:author="池田 祐樹" w:date="2022-12-17T16:51:00Z">
        <w:r w:rsidR="00005BC1">
          <w:rPr>
            <w:noProof/>
          </w:rPr>
          <w:t>12/17/2022</w:t>
        </w:r>
      </w:ins>
      <w:ins w:id="4" w:author="Anil Bandari" w:date="2022-12-14T11:39:00Z">
        <w:del w:id="5" w:author="池田 祐樹" w:date="2022-12-17T15:11:00Z">
          <w:r w:rsidR="00044858" w:rsidDel="008D35B8">
            <w:rPr>
              <w:noProof/>
            </w:rPr>
            <w:delText>12/14/2022</w:delText>
          </w:r>
        </w:del>
      </w:ins>
      <w:del w:id="6" w:author="池田 祐樹" w:date="2022-12-17T15:11:00Z">
        <w:r w:rsidR="00E8238F" w:rsidDel="008D35B8">
          <w:rPr>
            <w:noProof/>
          </w:rPr>
          <w:delText>12/8/2022</w:delText>
        </w:r>
      </w:del>
      <w:r>
        <w:fldChar w:fldCharType="end"/>
      </w:r>
    </w:p>
    <w:p w14:paraId="1AC3B5F1" w14:textId="1F61FF37" w:rsidR="000377E4" w:rsidRDefault="00EF0746" w:rsidP="00737A3C">
      <w:pPr>
        <w:pStyle w:val="1"/>
      </w:pPr>
      <w:r w:rsidRPr="00737A3C">
        <w:t>Problem Definition and Progress Overview</w:t>
      </w:r>
    </w:p>
    <w:p w14:paraId="0D88B67A" w14:textId="0703AB45" w:rsidR="00586EA3" w:rsidRDefault="005117A9" w:rsidP="005117A9">
      <w:r w:rsidRPr="001B159F">
        <w:t xml:space="preserve">This project is sponsored by JPMorgan Chase, an investment banking company. The goal of the project is to create high-resolution (1m / pixel) land cover change maps of a study area, the state of Maryland, USA, given multi-resolution imagery and label data. This project aims to provide an example of situations commonly found worldwide. In the field of earth observation, new images produce faster than high-quality, high-resolution labels. However, </w:t>
      </w:r>
      <w:proofErr w:type="gramStart"/>
      <w:r w:rsidRPr="001B159F">
        <w:t>old</w:t>
      </w:r>
      <w:proofErr w:type="gramEnd"/>
      <w:r w:rsidRPr="001B159F">
        <w:t xml:space="preserve"> and low-resolution labels are available, for example, 30m National Land Cover Database (NLCD) in the United States or 500 m MODIS land cover available worldwide. Therefore, it is significant to investigate how machine learning can be used to build a model that predicts high-resolution change without having a lot of higher-resolution change data.</w:t>
      </w:r>
      <w:r w:rsidR="001176CD">
        <w:t xml:space="preserve"> </w:t>
      </w:r>
    </w:p>
    <w:p w14:paraId="32CE1F6E" w14:textId="0C496546" w:rsidR="001176CD" w:rsidRDefault="001176CD" w:rsidP="005117A9">
      <w:r>
        <w:t xml:space="preserve">Since the last progressive report, the following tasks have been </w:t>
      </w:r>
      <w:r w:rsidR="003C6C28">
        <w:t>conducted</w:t>
      </w:r>
      <w:r>
        <w:t xml:space="preserve">: </w:t>
      </w:r>
    </w:p>
    <w:p w14:paraId="1405AAB2" w14:textId="52D2ABDF" w:rsidR="001176CD" w:rsidRDefault="001176CD" w:rsidP="001176CD">
      <w:pPr>
        <w:pStyle w:val="a5"/>
        <w:numPr>
          <w:ilvl w:val="0"/>
          <w:numId w:val="6"/>
        </w:numPr>
      </w:pPr>
      <w:r>
        <w:t xml:space="preserve">Labeling </w:t>
      </w:r>
      <w:r w:rsidR="003C6C28">
        <w:t>high-resolution</w:t>
      </w:r>
      <w:r>
        <w:t xml:space="preserve"> test images</w:t>
      </w:r>
    </w:p>
    <w:p w14:paraId="5AF1CBEF" w14:textId="61BAF671" w:rsidR="001176CD" w:rsidRDefault="003C6C28" w:rsidP="001176CD">
      <w:pPr>
        <w:pStyle w:val="a5"/>
        <w:numPr>
          <w:ilvl w:val="0"/>
          <w:numId w:val="6"/>
        </w:numPr>
      </w:pPr>
      <w:r>
        <w:t>Study</w:t>
      </w:r>
      <w:del w:id="7" w:author="池田 祐樹" w:date="2022-12-08T20:57:00Z">
        <w:r w:rsidR="001176CD" w:rsidDel="005603BE">
          <w:delText>cy</w:delText>
        </w:r>
      </w:del>
      <w:r w:rsidR="001176CD">
        <w:t xml:space="preserve"> the </w:t>
      </w:r>
      <w:r w:rsidRPr="003C6C28">
        <w:t>bottleneck</w:t>
      </w:r>
      <w:r>
        <w:t>s of the base model and try to find ways to improve it</w:t>
      </w:r>
    </w:p>
    <w:p w14:paraId="76C13EE4" w14:textId="09F175C9" w:rsidR="005D4DD3" w:rsidRDefault="005D4DD3" w:rsidP="001176CD">
      <w:pPr>
        <w:pStyle w:val="a5"/>
        <w:numPr>
          <w:ilvl w:val="0"/>
          <w:numId w:val="6"/>
        </w:numPr>
      </w:pPr>
      <w:r>
        <w:t>Study previous studies and investigate the potential appropriate models for our dataset</w:t>
      </w:r>
    </w:p>
    <w:p w14:paraId="0466403C" w14:textId="266637BC" w:rsidR="005D4DD3" w:rsidRDefault="005D4DD3" w:rsidP="001176CD">
      <w:pPr>
        <w:pStyle w:val="a5"/>
        <w:numPr>
          <w:ilvl w:val="0"/>
          <w:numId w:val="6"/>
        </w:numPr>
      </w:pPr>
      <w:r>
        <w:t>Add innovations to the previous models and try to improve the results</w:t>
      </w:r>
    </w:p>
    <w:p w14:paraId="3A74E44A" w14:textId="08D587CA" w:rsidR="005D4DD3" w:rsidRDefault="005D4DD3" w:rsidP="001176CD">
      <w:pPr>
        <w:pStyle w:val="a5"/>
        <w:numPr>
          <w:ilvl w:val="0"/>
          <w:numId w:val="6"/>
        </w:numPr>
      </w:pPr>
      <w:r>
        <w:t xml:space="preserve">Using new data (Dynamic </w:t>
      </w:r>
      <w:ins w:id="8" w:author="池田 祐樹" w:date="2022-12-08T20:57:00Z">
        <w:r w:rsidR="005603BE">
          <w:t>W</w:t>
        </w:r>
      </w:ins>
      <w:del w:id="9" w:author="池田 祐樹" w:date="2022-12-08T20:57:00Z">
        <w:r w:rsidDel="005603BE">
          <w:delText>w</w:delText>
        </w:r>
      </w:del>
      <w:r>
        <w:t>orld label</w:t>
      </w:r>
      <w:del w:id="10" w:author="池田 祐樹" w:date="2022-12-08T20:57:00Z">
        <w:r w:rsidDel="005603BE">
          <w:delText>ing</w:delText>
        </w:r>
      </w:del>
      <w:r>
        <w:t xml:space="preserve">) to </w:t>
      </w:r>
      <w:del w:id="11" w:author="池田 祐樹" w:date="2022-12-08T21:14:00Z">
        <w:r w:rsidDel="005603F7">
          <w:delText>improve the result and implement a code to download this data for our project locations</w:delText>
        </w:r>
      </w:del>
      <w:ins w:id="12" w:author="池田 祐樹" w:date="2022-12-08T21:14:00Z">
        <w:r w:rsidR="005603F7">
          <w:t xml:space="preserve">compare </w:t>
        </w:r>
      </w:ins>
      <w:ins w:id="13" w:author="池田 祐樹" w:date="2022-12-08T21:15:00Z">
        <w:r w:rsidR="005603F7">
          <w:t>its</w:t>
        </w:r>
      </w:ins>
      <w:ins w:id="14" w:author="池田 祐樹" w:date="2022-12-08T21:14:00Z">
        <w:r w:rsidR="005603F7">
          <w:t xml:space="preserve"> performance</w:t>
        </w:r>
      </w:ins>
      <w:ins w:id="15" w:author="池田 祐樹" w:date="2022-12-08T21:15:00Z">
        <w:r w:rsidR="005603F7">
          <w:t xml:space="preserve"> with NLCD</w:t>
        </w:r>
        <w:r w:rsidR="007942F4">
          <w:t xml:space="preserve"> labels</w:t>
        </w:r>
      </w:ins>
    </w:p>
    <w:p w14:paraId="3A1B1518" w14:textId="67675981" w:rsidR="005D4DD3" w:rsidRDefault="00CF4FF5" w:rsidP="005D4DD3">
      <w:r>
        <w:t xml:space="preserve">In the following sections the above task will be </w:t>
      </w:r>
      <w:proofErr w:type="spellStart"/>
      <w:r>
        <w:t>explaned</w:t>
      </w:r>
      <w:proofErr w:type="spellEnd"/>
      <w:r>
        <w:t xml:space="preserve"> in more details.</w:t>
      </w:r>
    </w:p>
    <w:p w14:paraId="02E1A679" w14:textId="5BE4E928" w:rsidR="00CF4FF5" w:rsidDel="005603F7" w:rsidRDefault="00CF4FF5" w:rsidP="005D4DD3">
      <w:pPr>
        <w:rPr>
          <w:del w:id="16" w:author="池田 祐樹" w:date="2022-12-08T21:14:00Z"/>
        </w:rPr>
      </w:pPr>
    </w:p>
    <w:p w14:paraId="3E0CC679" w14:textId="717A4A76" w:rsidR="00CF4FF5" w:rsidRDefault="00CF4FF5" w:rsidP="00CF4FF5">
      <w:pPr>
        <w:pStyle w:val="1"/>
      </w:pPr>
      <w:r>
        <w:t xml:space="preserve">Labeling </w:t>
      </w:r>
      <w:r w:rsidR="00B5339F">
        <w:t>high-resolution</w:t>
      </w:r>
      <w:r>
        <w:t xml:space="preserve"> test images</w:t>
      </w:r>
    </w:p>
    <w:p w14:paraId="0C5F2B23" w14:textId="3090D614" w:rsidR="00CF4FF5" w:rsidRDefault="00CF4FF5" w:rsidP="005D4DD3">
      <w:pPr>
        <w:rPr>
          <w:ins w:id="17" w:author="池田 祐樹" w:date="2022-12-08T20:58:00Z"/>
        </w:rPr>
      </w:pPr>
      <w:r>
        <w:t>As mentioned in the first progressive report</w:t>
      </w:r>
      <w:r w:rsidR="00B5339F" w:rsidRPr="00B5339F">
        <w:t xml:space="preserve">, we </w:t>
      </w:r>
      <w:ins w:id="18" w:author="池田 祐樹" w:date="2022-12-08T21:07:00Z">
        <w:r w:rsidR="00184750">
          <w:t xml:space="preserve">initially </w:t>
        </w:r>
      </w:ins>
      <w:r w:rsidR="00B5339F" w:rsidRPr="00B5339F">
        <w:t>consider</w:t>
      </w:r>
      <w:ins w:id="19" w:author="池田 祐樹" w:date="2022-12-08T21:07:00Z">
        <w:r w:rsidR="00184750">
          <w:t>ed</w:t>
        </w:r>
      </w:ins>
      <w:r w:rsidR="00B5339F" w:rsidRPr="00B5339F">
        <w:t xml:space="preserve"> 50 NAIP aligned tiles (1m / pixel, high resolution) selected from the 2250 training tiles for the test data</w:t>
      </w:r>
      <w:r>
        <w:t>. However,</w:t>
      </w:r>
      <w:r w:rsidRPr="00CF4FF5">
        <w:t xml:space="preserve"> their high-resolution land cover label is not available.</w:t>
      </w:r>
      <w:r>
        <w:t xml:space="preserve"> </w:t>
      </w:r>
      <w:r w:rsidRPr="00CF4FF5">
        <w:t xml:space="preserve">We classified all pixels of </w:t>
      </w:r>
      <w:r w:rsidR="00B5339F">
        <w:t>test images</w:t>
      </w:r>
      <w:r w:rsidRPr="00CF4FF5">
        <w:t xml:space="preserve"> into the four target classes to create high-resolution labeling for the images to evaluate models using manual and semi-automatic tools in </w:t>
      </w:r>
      <w:proofErr w:type="spellStart"/>
      <w:r w:rsidRPr="00CF4FF5">
        <w:t>GroundWork</w:t>
      </w:r>
      <w:proofErr w:type="spellEnd"/>
      <w:r w:rsidR="00B5339F">
        <w:t xml:space="preserve">. This task is </w:t>
      </w:r>
      <w:ins w:id="20" w:author="池田 祐樹" w:date="2022-12-08T20:55:00Z">
        <w:r w:rsidR="00E84961">
          <w:t>so</w:t>
        </w:r>
      </w:ins>
      <w:del w:id="21" w:author="池田 祐樹" w:date="2022-12-08T20:55:00Z">
        <w:r w:rsidR="00B5339F" w:rsidDel="00E84961">
          <w:delText>very</w:delText>
        </w:r>
      </w:del>
      <w:r w:rsidR="00B5339F">
        <w:t xml:space="preserve"> time-consuming </w:t>
      </w:r>
      <w:ins w:id="22" w:author="池田 祐樹" w:date="2022-12-08T20:55:00Z">
        <w:r w:rsidR="00E84961">
          <w:t xml:space="preserve">that </w:t>
        </w:r>
      </w:ins>
      <w:r w:rsidR="00B5339F">
        <w:t>we could not label all test data.</w:t>
      </w:r>
      <w:ins w:id="23" w:author="池田 祐樹" w:date="2022-12-08T21:07:00Z">
        <w:r w:rsidR="00AD75B9">
          <w:t xml:space="preserve"> So, we decided to use </w:t>
        </w:r>
      </w:ins>
      <w:ins w:id="24" w:author="池田 祐樹" w:date="2022-12-08T21:08:00Z">
        <w:r w:rsidR="00AD75B9">
          <w:t xml:space="preserve">DFC 2021 contest web page instead </w:t>
        </w:r>
      </w:ins>
      <w:ins w:id="25" w:author="池田 祐樹" w:date="2022-12-08T21:09:00Z">
        <w:r w:rsidR="00AD75B9">
          <w:t>for</w:t>
        </w:r>
      </w:ins>
      <w:ins w:id="26" w:author="池田 祐樹" w:date="2022-12-08T21:08:00Z">
        <w:r w:rsidR="00AD75B9">
          <w:t xml:space="preserve"> a main e</w:t>
        </w:r>
      </w:ins>
      <w:ins w:id="27" w:author="池田 祐樹" w:date="2022-12-08T21:09:00Z">
        <w:r w:rsidR="00AD75B9">
          <w:t>valuation source</w:t>
        </w:r>
      </w:ins>
      <w:ins w:id="28" w:author="池田 祐樹" w:date="2022-12-08T21:08:00Z">
        <w:r w:rsidR="00AD75B9">
          <w:t xml:space="preserve"> as written in the next section.</w:t>
        </w:r>
      </w:ins>
      <w:r w:rsidR="00B5339F">
        <w:t xml:space="preserve"> It should be mentioned since our model is supposed to compare the land cover changes between two different years (2013 and 2017) for each tile, a pair of images (2013 and 2017) should be labeled. We kept labeling the test images</w:t>
      </w:r>
      <w:r w:rsidR="000B20B7" w:rsidRPr="000B20B7">
        <w:t xml:space="preserve">; as of today, we have </w:t>
      </w:r>
      <w:ins w:id="29" w:author="池田 祐樹" w:date="2022-12-08T20:55:00Z">
        <w:r w:rsidR="00E84961">
          <w:t>four</w:t>
        </w:r>
      </w:ins>
      <w:del w:id="30" w:author="池田 祐樹" w:date="2022-12-08T20:55:00Z">
        <w:r w:rsidR="00BF72A8" w:rsidDel="00E84961">
          <w:delText>3</w:delText>
        </w:r>
      </w:del>
      <w:r w:rsidR="000B20B7" w:rsidRPr="000B20B7">
        <w:t xml:space="preserve"> </w:t>
      </w:r>
      <w:r w:rsidR="000B20B7">
        <w:t>pairs</w:t>
      </w:r>
      <w:r w:rsidR="000B20B7" w:rsidRPr="000B20B7">
        <w:t xml:space="preserve"> of high-resolution</w:t>
      </w:r>
      <w:r w:rsidR="00B5339F">
        <w:t xml:space="preserve"> labeled images.</w:t>
      </w:r>
      <w:ins w:id="31" w:author="池田 祐樹" w:date="2022-12-08T21:11:00Z">
        <w:r w:rsidR="00B5665E">
          <w:t xml:space="preserve"> We developed a code to convert a </w:t>
        </w:r>
        <w:proofErr w:type="spellStart"/>
        <w:r w:rsidR="00B5665E">
          <w:t>geojson</w:t>
        </w:r>
        <w:proofErr w:type="spellEnd"/>
        <w:r w:rsidR="00B5665E">
          <w:t xml:space="preserve"> file</w:t>
        </w:r>
      </w:ins>
      <w:ins w:id="32" w:author="池田 祐樹" w:date="2022-12-08T21:12:00Z">
        <w:r w:rsidR="00B5665E" w:rsidRPr="00B5665E">
          <w:t xml:space="preserve"> </w:t>
        </w:r>
        <w:r w:rsidR="00B5665E">
          <w:t xml:space="preserve">of a manual label on </w:t>
        </w:r>
        <w:proofErr w:type="spellStart"/>
        <w:r w:rsidR="00B5665E">
          <w:t>GroundWork</w:t>
        </w:r>
      </w:ins>
      <w:proofErr w:type="spellEnd"/>
      <w:ins w:id="33" w:author="池田 祐樹" w:date="2022-12-08T21:11:00Z">
        <w:r w:rsidR="00B5665E">
          <w:t xml:space="preserve"> into </w:t>
        </w:r>
        <w:proofErr w:type="spellStart"/>
        <w:r w:rsidR="00B5665E">
          <w:t>numpy</w:t>
        </w:r>
        <w:proofErr w:type="spellEnd"/>
        <w:r w:rsidR="00B5665E">
          <w:t xml:space="preserve"> array</w:t>
        </w:r>
      </w:ins>
      <w:ins w:id="34" w:author="池田 祐樹" w:date="2022-12-08T21:13:00Z">
        <w:r w:rsidR="00B5665E">
          <w:t xml:space="preserve">. This code is mathematically advanced since it converts </w:t>
        </w:r>
        <w:proofErr w:type="gramStart"/>
        <w:r w:rsidR="00B5665E">
          <w:t>a number of</w:t>
        </w:r>
        <w:proofErr w:type="gramEnd"/>
        <w:r w:rsidR="00B5665E">
          <w:t xml:space="preserve"> ma</w:t>
        </w:r>
      </w:ins>
      <w:ins w:id="35" w:author="池田 祐樹" w:date="2022-12-08T21:14:00Z">
        <w:r w:rsidR="00B5665E">
          <w:t xml:space="preserve">nually drawn </w:t>
        </w:r>
      </w:ins>
      <w:ins w:id="36" w:author="池田 祐樹" w:date="2022-12-08T21:13:00Z">
        <w:r w:rsidR="00B5665E">
          <w:t>multi-polygons into an image.</w:t>
        </w:r>
      </w:ins>
    </w:p>
    <w:p w14:paraId="18270191" w14:textId="3A3A6664" w:rsidR="005603BE" w:rsidRDefault="005603BE" w:rsidP="005603BE">
      <w:pPr>
        <w:pStyle w:val="1"/>
        <w:rPr>
          <w:ins w:id="37" w:author="池田 祐樹" w:date="2022-12-08T20:58:00Z"/>
        </w:rPr>
      </w:pPr>
      <w:ins w:id="38" w:author="池田 祐樹" w:date="2022-12-08T20:59:00Z">
        <w:r>
          <w:lastRenderedPageBreak/>
          <w:t xml:space="preserve">Evaluating loss/gain </w:t>
        </w:r>
        <w:proofErr w:type="spellStart"/>
        <w:r>
          <w:t>IoUs</w:t>
        </w:r>
        <w:proofErr w:type="spellEnd"/>
        <w:r>
          <w:t xml:space="preserve"> on DFC 2021 contest web page on </w:t>
        </w:r>
        <w:proofErr w:type="spellStart"/>
        <w:r>
          <w:t>Codalab</w:t>
        </w:r>
      </w:ins>
      <w:proofErr w:type="spellEnd"/>
    </w:p>
    <w:p w14:paraId="750B0D67" w14:textId="206B6811" w:rsidR="005603BE" w:rsidRDefault="005603BE" w:rsidP="005D4DD3">
      <w:ins w:id="39" w:author="池田 祐樹" w:date="2022-12-08T20:59:00Z">
        <w:r>
          <w:t>Since we are not professionals for manual labeling, our manual la</w:t>
        </w:r>
      </w:ins>
      <w:ins w:id="40" w:author="池田 祐樹" w:date="2022-12-08T21:00:00Z">
        <w:r>
          <w:t xml:space="preserve">bels may not be reliable. Hence, we decided to use a copy environment of DFC 2021 contest </w:t>
        </w:r>
      </w:ins>
      <w:ins w:id="41" w:author="池田 祐樹" w:date="2022-12-08T21:01:00Z">
        <w:r>
          <w:t xml:space="preserve">web page on </w:t>
        </w:r>
        <w:proofErr w:type="spellStart"/>
        <w:r>
          <w:t>Codalab</w:t>
        </w:r>
      </w:ins>
      <w:proofErr w:type="spellEnd"/>
      <w:ins w:id="42" w:author="池田 祐樹" w:date="2022-12-08T21:18:00Z">
        <w:r w:rsidR="00A7126F">
          <w:t xml:space="preserve"> as a main source of evaluati</w:t>
        </w:r>
        <w:r w:rsidR="00702E50">
          <w:t>on</w:t>
        </w:r>
      </w:ins>
      <w:ins w:id="43" w:author="池田 祐樹" w:date="2022-12-08T21:01:00Z">
        <w:r>
          <w:t xml:space="preserve"> which enables us to evaluate our model </w:t>
        </w:r>
      </w:ins>
      <w:ins w:id="44" w:author="池田 祐樹" w:date="2022-12-08T21:02:00Z">
        <w:r>
          <w:t xml:space="preserve">performance in terms of loss/gain </w:t>
        </w:r>
        <w:proofErr w:type="spellStart"/>
        <w:r>
          <w:t>IoUs</w:t>
        </w:r>
      </w:ins>
      <w:proofErr w:type="spellEnd"/>
      <w:ins w:id="45" w:author="池田 祐樹" w:date="2022-12-08T21:03:00Z">
        <w:r>
          <w:t xml:space="preserve"> in exactly the same way as the contest</w:t>
        </w:r>
      </w:ins>
      <w:ins w:id="46" w:author="池田 祐樹" w:date="2022-12-08T21:02:00Z">
        <w:r>
          <w:t xml:space="preserve">, The inputs to </w:t>
        </w:r>
        <w:proofErr w:type="spellStart"/>
        <w:r>
          <w:t>Codalab</w:t>
        </w:r>
        <w:proofErr w:type="spellEnd"/>
        <w:r>
          <w:t xml:space="preserve"> are model </w:t>
        </w:r>
      </w:ins>
      <w:ins w:id="47" w:author="池田 祐樹" w:date="2022-12-08T21:01:00Z">
        <w:r>
          <w:t xml:space="preserve">predictions for </w:t>
        </w:r>
      </w:ins>
      <w:ins w:id="48" w:author="池田 祐樹" w:date="2022-12-08T21:04:00Z">
        <w:r>
          <w:t xml:space="preserve">selected </w:t>
        </w:r>
      </w:ins>
      <w:ins w:id="49" w:author="池田 祐樹" w:date="2022-12-08T21:01:00Z">
        <w:r>
          <w:t>57 couples of NAIP images for 2013 and 2017</w:t>
        </w:r>
      </w:ins>
      <w:ins w:id="50" w:author="池田 祐樹" w:date="2022-12-08T21:02:00Z">
        <w:r>
          <w:t xml:space="preserve">, and the outputs are loss/gain </w:t>
        </w:r>
        <w:proofErr w:type="spellStart"/>
        <w:r>
          <w:t>Io</w:t>
        </w:r>
      </w:ins>
      <w:ins w:id="51" w:author="池田 祐樹" w:date="2022-12-08T21:03:00Z">
        <w:r>
          <w:t>Us</w:t>
        </w:r>
        <w:proofErr w:type="spellEnd"/>
        <w:r>
          <w:t xml:space="preserve"> from 2013 to 2017 for </w:t>
        </w:r>
      </w:ins>
      <w:ins w:id="52" w:author="池田 祐樹" w:date="2022-12-08T21:04:00Z">
        <w:r>
          <w:t xml:space="preserve">some unknown (to contest participants) </w:t>
        </w:r>
      </w:ins>
      <w:ins w:id="53" w:author="池田 祐樹" w:date="2022-12-08T21:03:00Z">
        <w:r>
          <w:t>parts of the 57 couples of images.</w:t>
        </w:r>
      </w:ins>
      <w:ins w:id="54" w:author="池田 祐樹" w:date="2022-12-08T21:05:00Z">
        <w:r>
          <w:t xml:space="preserve"> We appreciate Professor </w:t>
        </w:r>
        <w:proofErr w:type="spellStart"/>
        <w:r>
          <w:t>Yokoya</w:t>
        </w:r>
        <w:proofErr w:type="spellEnd"/>
        <w:r>
          <w:t xml:space="preserve"> who</w:t>
        </w:r>
      </w:ins>
      <w:ins w:id="55" w:author="池田 祐樹" w:date="2022-12-08T21:19:00Z">
        <w:r w:rsidR="008333FE">
          <w:t xml:space="preserve"> is one of the contest </w:t>
        </w:r>
        <w:proofErr w:type="gramStart"/>
        <w:r w:rsidR="008333FE">
          <w:t>orga</w:t>
        </w:r>
      </w:ins>
      <w:ins w:id="56" w:author="池田 祐樹" w:date="2022-12-08T21:20:00Z">
        <w:r w:rsidR="008333FE">
          <w:t>n</w:t>
        </w:r>
      </w:ins>
      <w:ins w:id="57" w:author="池田 祐樹" w:date="2022-12-08T21:19:00Z">
        <w:r w:rsidR="008333FE">
          <w:t>izer</w:t>
        </w:r>
      </w:ins>
      <w:proofErr w:type="gramEnd"/>
      <w:ins w:id="58" w:author="池田 祐樹" w:date="2022-12-08T21:20:00Z">
        <w:r w:rsidR="00412906">
          <w:t xml:space="preserve"> and</w:t>
        </w:r>
      </w:ins>
      <w:ins w:id="59" w:author="池田 祐樹" w:date="2022-12-08T21:05:00Z">
        <w:r>
          <w:t xml:space="preserve"> kindly</w:t>
        </w:r>
      </w:ins>
      <w:ins w:id="60" w:author="池田 祐樹" w:date="2022-12-08T21:04:00Z">
        <w:r>
          <w:t xml:space="preserve"> </w:t>
        </w:r>
      </w:ins>
      <w:ins w:id="61" w:author="池田 祐樹" w:date="2022-12-08T21:05:00Z">
        <w:r>
          <w:t xml:space="preserve">created the copy </w:t>
        </w:r>
        <w:proofErr w:type="spellStart"/>
        <w:r>
          <w:t>encironment</w:t>
        </w:r>
      </w:ins>
      <w:proofErr w:type="spellEnd"/>
      <w:ins w:id="62" w:author="池田 祐樹" w:date="2022-12-08T21:20:00Z">
        <w:r w:rsidR="00582C6E" w:rsidRPr="00582C6E">
          <w:t xml:space="preserve"> </w:t>
        </w:r>
        <w:r w:rsidR="00582C6E">
          <w:t>for us</w:t>
        </w:r>
      </w:ins>
      <w:ins w:id="63" w:author="池田 祐樹" w:date="2022-12-08T21:05:00Z">
        <w:r>
          <w:t>.</w:t>
        </w:r>
      </w:ins>
    </w:p>
    <w:p w14:paraId="1622D183" w14:textId="003E69E0" w:rsidR="000B20B7" w:rsidRDefault="002A35D6" w:rsidP="002A35D6">
      <w:pPr>
        <w:pStyle w:val="1"/>
      </w:pPr>
      <w:r w:rsidRPr="002A35D6">
        <w:t>Bottleneck</w:t>
      </w:r>
      <w:r>
        <w:t>s of the base model</w:t>
      </w:r>
    </w:p>
    <w:p w14:paraId="27422A64" w14:textId="3426E60B" w:rsidR="00CF4FF5" w:rsidRDefault="0046238F" w:rsidP="005D4DD3">
      <w:r>
        <w:t xml:space="preserve">For the base model, we used two different models, NLCD diff and a single-layer convolution neural network on the whole dataset. </w:t>
      </w:r>
      <w:r w:rsidR="00A1739A">
        <w:fldChar w:fldCharType="begin"/>
      </w:r>
      <w:r w:rsidR="00A1739A">
        <w:instrText xml:space="preserve"> REF _Ref119254848 \h </w:instrText>
      </w:r>
      <w:r w:rsidR="00A1739A">
        <w:fldChar w:fldCharType="separate"/>
      </w:r>
      <w:r w:rsidR="00005BC1">
        <w:t xml:space="preserve">Table </w:t>
      </w:r>
      <w:r w:rsidR="00005BC1">
        <w:rPr>
          <w:noProof/>
        </w:rPr>
        <w:t>1</w:t>
      </w:r>
      <w:r w:rsidR="00A1739A">
        <w:fldChar w:fldCharType="end"/>
      </w:r>
      <w:r w:rsidR="00A1739A">
        <w:t xml:space="preserve"> shows the result of the models:</w:t>
      </w:r>
    </w:p>
    <w:p w14:paraId="1604D993" w14:textId="4B826576" w:rsidR="00A1739A" w:rsidRDefault="00A1739A" w:rsidP="00A1739A">
      <w:pPr>
        <w:pStyle w:val="a7"/>
      </w:pPr>
      <w:bookmarkStart w:id="64" w:name="_Ref119254848"/>
      <w:r>
        <w:t xml:space="preserve">Table </w:t>
      </w:r>
      <w:fldSimple w:instr=" SEQ Table \* ARABIC ">
        <w:r w:rsidR="00005BC1">
          <w:rPr>
            <w:noProof/>
          </w:rPr>
          <w:t>1</w:t>
        </w:r>
      </w:fldSimple>
      <w:bookmarkEnd w:id="64"/>
      <w:r>
        <w:t xml:space="preserve"> </w:t>
      </w:r>
      <w:proofErr w:type="spellStart"/>
      <w:r w:rsidRPr="008A4111">
        <w:t>IoU</w:t>
      </w:r>
      <w:proofErr w:type="spellEnd"/>
      <w:r w:rsidRPr="008A4111">
        <w:t xml:space="preserve"> scores for our baseline models. −C and +C denote the loss and gain of class C, respectively.</w:t>
      </w:r>
    </w:p>
    <w:tbl>
      <w:tblPr>
        <w:tblStyle w:val="a6"/>
        <w:tblW w:w="0" w:type="auto"/>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980"/>
        <w:gridCol w:w="820"/>
        <w:gridCol w:w="820"/>
        <w:gridCol w:w="820"/>
        <w:gridCol w:w="820"/>
        <w:gridCol w:w="820"/>
        <w:gridCol w:w="820"/>
        <w:gridCol w:w="820"/>
        <w:gridCol w:w="820"/>
        <w:gridCol w:w="820"/>
      </w:tblGrid>
      <w:tr w:rsidR="00A1739A" w:rsidRPr="001B159F" w14:paraId="6281F5D9" w14:textId="77777777" w:rsidTr="0073152D">
        <w:tc>
          <w:tcPr>
            <w:tcW w:w="1980" w:type="dxa"/>
          </w:tcPr>
          <w:p w14:paraId="15A1AD26" w14:textId="77777777" w:rsidR="00A1739A" w:rsidRPr="001B159F" w:rsidRDefault="00A1739A" w:rsidP="0073152D">
            <w:pPr>
              <w:jc w:val="center"/>
            </w:pPr>
            <w:r w:rsidRPr="001B159F">
              <w:t>Algorithm</w:t>
            </w:r>
          </w:p>
        </w:tc>
        <w:tc>
          <w:tcPr>
            <w:tcW w:w="820" w:type="dxa"/>
          </w:tcPr>
          <w:p w14:paraId="767C43F9" w14:textId="77777777" w:rsidR="00A1739A" w:rsidRPr="001B159F" w:rsidRDefault="00A1739A" w:rsidP="0073152D">
            <w:pPr>
              <w:jc w:val="center"/>
            </w:pPr>
            <w:r w:rsidRPr="001B159F">
              <w:t>-W</w:t>
            </w:r>
          </w:p>
        </w:tc>
        <w:tc>
          <w:tcPr>
            <w:tcW w:w="820" w:type="dxa"/>
          </w:tcPr>
          <w:p w14:paraId="18489801" w14:textId="77777777" w:rsidR="00A1739A" w:rsidRPr="001B159F" w:rsidRDefault="00A1739A" w:rsidP="0073152D">
            <w:pPr>
              <w:jc w:val="center"/>
            </w:pPr>
            <w:r w:rsidRPr="001B159F">
              <w:t>-TC</w:t>
            </w:r>
          </w:p>
        </w:tc>
        <w:tc>
          <w:tcPr>
            <w:tcW w:w="820" w:type="dxa"/>
          </w:tcPr>
          <w:p w14:paraId="33FC0B3F" w14:textId="77777777" w:rsidR="00A1739A" w:rsidRPr="001B159F" w:rsidRDefault="00A1739A" w:rsidP="0073152D">
            <w:pPr>
              <w:jc w:val="center"/>
            </w:pPr>
            <w:r w:rsidRPr="001B159F">
              <w:t>-LV</w:t>
            </w:r>
          </w:p>
        </w:tc>
        <w:tc>
          <w:tcPr>
            <w:tcW w:w="820" w:type="dxa"/>
          </w:tcPr>
          <w:p w14:paraId="67484228" w14:textId="77777777" w:rsidR="00A1739A" w:rsidRPr="001B159F" w:rsidRDefault="00A1739A" w:rsidP="0073152D">
            <w:pPr>
              <w:jc w:val="center"/>
            </w:pPr>
            <w:r w:rsidRPr="001B159F">
              <w:t>-I</w:t>
            </w:r>
          </w:p>
        </w:tc>
        <w:tc>
          <w:tcPr>
            <w:tcW w:w="820" w:type="dxa"/>
          </w:tcPr>
          <w:p w14:paraId="5A1EE34E" w14:textId="77777777" w:rsidR="00A1739A" w:rsidRPr="001B159F" w:rsidRDefault="00A1739A" w:rsidP="0073152D">
            <w:pPr>
              <w:jc w:val="center"/>
            </w:pPr>
            <w:r w:rsidRPr="001B159F">
              <w:t>+W</w:t>
            </w:r>
          </w:p>
        </w:tc>
        <w:tc>
          <w:tcPr>
            <w:tcW w:w="820" w:type="dxa"/>
          </w:tcPr>
          <w:p w14:paraId="6E02FAF4" w14:textId="77777777" w:rsidR="00A1739A" w:rsidRPr="001B159F" w:rsidRDefault="00A1739A" w:rsidP="0073152D">
            <w:pPr>
              <w:jc w:val="center"/>
            </w:pPr>
            <w:r w:rsidRPr="001B159F">
              <w:t>+TC</w:t>
            </w:r>
          </w:p>
        </w:tc>
        <w:tc>
          <w:tcPr>
            <w:tcW w:w="820" w:type="dxa"/>
          </w:tcPr>
          <w:p w14:paraId="036257C2" w14:textId="77777777" w:rsidR="00A1739A" w:rsidRPr="001B159F" w:rsidRDefault="00A1739A" w:rsidP="0073152D">
            <w:pPr>
              <w:jc w:val="center"/>
            </w:pPr>
            <w:r w:rsidRPr="001B159F">
              <w:t>+LV</w:t>
            </w:r>
          </w:p>
        </w:tc>
        <w:tc>
          <w:tcPr>
            <w:tcW w:w="820" w:type="dxa"/>
          </w:tcPr>
          <w:p w14:paraId="6ECD5D5A" w14:textId="77777777" w:rsidR="00A1739A" w:rsidRPr="001B159F" w:rsidRDefault="00A1739A" w:rsidP="0073152D">
            <w:pPr>
              <w:jc w:val="center"/>
            </w:pPr>
            <w:r w:rsidRPr="001B159F">
              <w:t>+I</w:t>
            </w:r>
          </w:p>
        </w:tc>
        <w:tc>
          <w:tcPr>
            <w:tcW w:w="820" w:type="dxa"/>
          </w:tcPr>
          <w:p w14:paraId="57834885" w14:textId="77777777" w:rsidR="00A1739A" w:rsidRPr="001B159F" w:rsidRDefault="00A1739A" w:rsidP="0073152D">
            <w:pPr>
              <w:jc w:val="center"/>
            </w:pPr>
            <w:r w:rsidRPr="001B159F">
              <w:t>Avg.</w:t>
            </w:r>
          </w:p>
        </w:tc>
      </w:tr>
      <w:tr w:rsidR="00A1739A" w:rsidRPr="001B159F" w14:paraId="3FAA2552" w14:textId="77777777" w:rsidTr="0073152D">
        <w:tc>
          <w:tcPr>
            <w:tcW w:w="1980" w:type="dxa"/>
          </w:tcPr>
          <w:p w14:paraId="2EC17660" w14:textId="77777777" w:rsidR="00A1739A" w:rsidRPr="001B159F" w:rsidRDefault="00A1739A" w:rsidP="0073152D">
            <w:pPr>
              <w:jc w:val="center"/>
            </w:pPr>
            <w:r w:rsidRPr="001B159F">
              <w:t>NLCD diff</w:t>
            </w:r>
          </w:p>
        </w:tc>
        <w:tc>
          <w:tcPr>
            <w:tcW w:w="820" w:type="dxa"/>
          </w:tcPr>
          <w:p w14:paraId="4EE713F8" w14:textId="77777777" w:rsidR="00A1739A" w:rsidRPr="001B159F" w:rsidRDefault="00A1739A" w:rsidP="0073152D">
            <w:pPr>
              <w:jc w:val="center"/>
            </w:pPr>
            <w:r w:rsidRPr="001B159F">
              <w:t>0.000</w:t>
            </w:r>
          </w:p>
        </w:tc>
        <w:tc>
          <w:tcPr>
            <w:tcW w:w="820" w:type="dxa"/>
          </w:tcPr>
          <w:p w14:paraId="11F5FBCB" w14:textId="77777777" w:rsidR="00A1739A" w:rsidRPr="001B159F" w:rsidRDefault="00A1739A" w:rsidP="0073152D">
            <w:pPr>
              <w:jc w:val="center"/>
            </w:pPr>
            <w:r w:rsidRPr="001B159F">
              <w:t>0.106</w:t>
            </w:r>
          </w:p>
        </w:tc>
        <w:tc>
          <w:tcPr>
            <w:tcW w:w="820" w:type="dxa"/>
          </w:tcPr>
          <w:p w14:paraId="24C96766" w14:textId="77777777" w:rsidR="00A1739A" w:rsidRPr="001B159F" w:rsidRDefault="00A1739A" w:rsidP="0073152D">
            <w:pPr>
              <w:jc w:val="center"/>
            </w:pPr>
            <w:r w:rsidRPr="001B159F">
              <w:t>0.002</w:t>
            </w:r>
          </w:p>
        </w:tc>
        <w:tc>
          <w:tcPr>
            <w:tcW w:w="820" w:type="dxa"/>
          </w:tcPr>
          <w:p w14:paraId="5D9086ED" w14:textId="77777777" w:rsidR="00A1739A" w:rsidRPr="001B159F" w:rsidRDefault="00A1739A" w:rsidP="0073152D">
            <w:pPr>
              <w:jc w:val="center"/>
            </w:pPr>
            <w:r w:rsidRPr="001B159F">
              <w:t>0.000</w:t>
            </w:r>
          </w:p>
        </w:tc>
        <w:tc>
          <w:tcPr>
            <w:tcW w:w="820" w:type="dxa"/>
          </w:tcPr>
          <w:p w14:paraId="0C9507E5" w14:textId="77777777" w:rsidR="00A1739A" w:rsidRPr="001B159F" w:rsidRDefault="00A1739A" w:rsidP="0073152D">
            <w:pPr>
              <w:jc w:val="center"/>
            </w:pPr>
            <w:r w:rsidRPr="001B159F">
              <w:t>0.000</w:t>
            </w:r>
          </w:p>
        </w:tc>
        <w:tc>
          <w:tcPr>
            <w:tcW w:w="820" w:type="dxa"/>
          </w:tcPr>
          <w:p w14:paraId="4C5C8ED8" w14:textId="77777777" w:rsidR="00A1739A" w:rsidRPr="001B159F" w:rsidRDefault="00A1739A" w:rsidP="0073152D">
            <w:pPr>
              <w:jc w:val="center"/>
            </w:pPr>
            <w:r w:rsidRPr="001B159F">
              <w:t>0.000</w:t>
            </w:r>
          </w:p>
        </w:tc>
        <w:tc>
          <w:tcPr>
            <w:tcW w:w="820" w:type="dxa"/>
          </w:tcPr>
          <w:p w14:paraId="15E0C638" w14:textId="77777777" w:rsidR="00A1739A" w:rsidRPr="001B159F" w:rsidRDefault="00A1739A" w:rsidP="0073152D">
            <w:pPr>
              <w:jc w:val="center"/>
            </w:pPr>
            <w:r w:rsidRPr="001B159F">
              <w:t>0.092</w:t>
            </w:r>
          </w:p>
        </w:tc>
        <w:tc>
          <w:tcPr>
            <w:tcW w:w="820" w:type="dxa"/>
          </w:tcPr>
          <w:p w14:paraId="6B210C56" w14:textId="77777777" w:rsidR="00A1739A" w:rsidRPr="001B159F" w:rsidRDefault="00A1739A" w:rsidP="0073152D">
            <w:pPr>
              <w:jc w:val="center"/>
            </w:pPr>
            <w:r w:rsidRPr="001B159F">
              <w:t>0.003</w:t>
            </w:r>
          </w:p>
        </w:tc>
        <w:tc>
          <w:tcPr>
            <w:tcW w:w="820" w:type="dxa"/>
          </w:tcPr>
          <w:p w14:paraId="6DE32FB5" w14:textId="77777777" w:rsidR="00A1739A" w:rsidRPr="001B159F" w:rsidRDefault="00A1739A" w:rsidP="0073152D">
            <w:pPr>
              <w:jc w:val="center"/>
            </w:pPr>
            <w:r w:rsidRPr="001B159F">
              <w:t>0.025</w:t>
            </w:r>
          </w:p>
        </w:tc>
      </w:tr>
      <w:tr w:rsidR="00A1739A" w:rsidRPr="001B159F" w14:paraId="3C44CCAD" w14:textId="77777777" w:rsidTr="0073152D">
        <w:tc>
          <w:tcPr>
            <w:tcW w:w="1980" w:type="dxa"/>
          </w:tcPr>
          <w:p w14:paraId="7D668A49" w14:textId="77777777" w:rsidR="00A1739A" w:rsidRPr="001B159F" w:rsidRDefault="00A1739A" w:rsidP="0073152D">
            <w:pPr>
              <w:jc w:val="center"/>
            </w:pPr>
            <w:r w:rsidRPr="001B159F">
              <w:t>1-layer FCN</w:t>
            </w:r>
          </w:p>
        </w:tc>
        <w:tc>
          <w:tcPr>
            <w:tcW w:w="820" w:type="dxa"/>
          </w:tcPr>
          <w:p w14:paraId="61D40801" w14:textId="77777777" w:rsidR="00A1739A" w:rsidRPr="001B159F" w:rsidDel="00CB4A93" w:rsidRDefault="00A1739A" w:rsidP="0073152D">
            <w:pPr>
              <w:jc w:val="center"/>
            </w:pPr>
            <w:r w:rsidRPr="001B159F">
              <w:t>0.022</w:t>
            </w:r>
          </w:p>
        </w:tc>
        <w:tc>
          <w:tcPr>
            <w:tcW w:w="820" w:type="dxa"/>
          </w:tcPr>
          <w:p w14:paraId="1E440760" w14:textId="77777777" w:rsidR="00A1739A" w:rsidRPr="001B159F" w:rsidDel="00CB4A93" w:rsidRDefault="00A1739A" w:rsidP="0073152D">
            <w:pPr>
              <w:jc w:val="center"/>
            </w:pPr>
            <w:r w:rsidRPr="001B159F">
              <w:t>0.063</w:t>
            </w:r>
          </w:p>
        </w:tc>
        <w:tc>
          <w:tcPr>
            <w:tcW w:w="820" w:type="dxa"/>
          </w:tcPr>
          <w:p w14:paraId="32DBAEC4" w14:textId="77777777" w:rsidR="00A1739A" w:rsidRPr="001B159F" w:rsidDel="00CB4A93" w:rsidRDefault="00A1739A" w:rsidP="0073152D">
            <w:pPr>
              <w:jc w:val="center"/>
            </w:pPr>
            <w:r w:rsidRPr="001B159F">
              <w:t>0.080</w:t>
            </w:r>
          </w:p>
        </w:tc>
        <w:tc>
          <w:tcPr>
            <w:tcW w:w="820" w:type="dxa"/>
          </w:tcPr>
          <w:p w14:paraId="30CC5438" w14:textId="77777777" w:rsidR="00A1739A" w:rsidRPr="001B159F" w:rsidDel="00CB4A93" w:rsidRDefault="00A1739A" w:rsidP="0073152D">
            <w:pPr>
              <w:jc w:val="center"/>
            </w:pPr>
            <w:r w:rsidRPr="001B159F">
              <w:t>0.032</w:t>
            </w:r>
          </w:p>
        </w:tc>
        <w:tc>
          <w:tcPr>
            <w:tcW w:w="820" w:type="dxa"/>
          </w:tcPr>
          <w:p w14:paraId="29C7B8F8" w14:textId="77777777" w:rsidR="00A1739A" w:rsidRPr="001B159F" w:rsidDel="00CB4A93" w:rsidRDefault="00A1739A" w:rsidP="0073152D">
            <w:pPr>
              <w:jc w:val="center"/>
            </w:pPr>
            <w:r w:rsidRPr="001B159F">
              <w:t>0.010</w:t>
            </w:r>
          </w:p>
        </w:tc>
        <w:tc>
          <w:tcPr>
            <w:tcW w:w="820" w:type="dxa"/>
          </w:tcPr>
          <w:p w14:paraId="6E0FC6A7" w14:textId="77777777" w:rsidR="00A1739A" w:rsidRPr="001B159F" w:rsidDel="00CB4A93" w:rsidRDefault="00A1739A" w:rsidP="0073152D">
            <w:pPr>
              <w:jc w:val="center"/>
            </w:pPr>
            <w:r w:rsidRPr="001B159F">
              <w:t>0.085</w:t>
            </w:r>
          </w:p>
        </w:tc>
        <w:tc>
          <w:tcPr>
            <w:tcW w:w="820" w:type="dxa"/>
          </w:tcPr>
          <w:p w14:paraId="6E44D639" w14:textId="77777777" w:rsidR="00A1739A" w:rsidRPr="001B159F" w:rsidDel="00CB4A93" w:rsidRDefault="00A1739A" w:rsidP="0073152D">
            <w:pPr>
              <w:jc w:val="center"/>
            </w:pPr>
            <w:r w:rsidRPr="001B159F">
              <w:t>0.064</w:t>
            </w:r>
          </w:p>
        </w:tc>
        <w:tc>
          <w:tcPr>
            <w:tcW w:w="820" w:type="dxa"/>
          </w:tcPr>
          <w:p w14:paraId="61DB35BA" w14:textId="77777777" w:rsidR="00A1739A" w:rsidRPr="001B159F" w:rsidDel="00CB4A93" w:rsidRDefault="00A1739A" w:rsidP="0073152D">
            <w:pPr>
              <w:jc w:val="center"/>
            </w:pPr>
            <w:r w:rsidRPr="001B159F">
              <w:t>0.034</w:t>
            </w:r>
          </w:p>
        </w:tc>
        <w:tc>
          <w:tcPr>
            <w:tcW w:w="820" w:type="dxa"/>
          </w:tcPr>
          <w:p w14:paraId="31A90580" w14:textId="77777777" w:rsidR="00A1739A" w:rsidRPr="001B159F" w:rsidDel="00CB4A93" w:rsidRDefault="00A1739A" w:rsidP="0073152D">
            <w:pPr>
              <w:jc w:val="center"/>
            </w:pPr>
            <w:r w:rsidRPr="001B159F">
              <w:t>0.049</w:t>
            </w:r>
          </w:p>
        </w:tc>
      </w:tr>
    </w:tbl>
    <w:p w14:paraId="35B5AC59" w14:textId="77777777" w:rsidR="00A1739A" w:rsidRDefault="00A1739A" w:rsidP="005D4DD3"/>
    <w:p w14:paraId="15371A56" w14:textId="5947A96A" w:rsidR="00CF4FF5" w:rsidRDefault="00A1739A" w:rsidP="005D4DD3">
      <w:r>
        <w:t xml:space="preserve">The higher </w:t>
      </w:r>
      <w:proofErr w:type="spellStart"/>
      <w:r>
        <w:t>IoU</w:t>
      </w:r>
      <w:proofErr w:type="spellEnd"/>
      <w:r>
        <w:t xml:space="preserve"> score is better and as can be seen</w:t>
      </w:r>
      <w:r w:rsidR="00CA1545">
        <w:t>,</w:t>
      </w:r>
      <w:r>
        <w:t xml:space="preserve"> the average </w:t>
      </w:r>
      <w:proofErr w:type="spellStart"/>
      <w:r>
        <w:t>IoU</w:t>
      </w:r>
      <w:proofErr w:type="spellEnd"/>
      <w:r>
        <w:t xml:space="preserve"> score is 0.025 and 0.049 for NLCD diff and 1-layer DCN respectively. As can be seen in the table the lowest </w:t>
      </w:r>
      <w:proofErr w:type="spellStart"/>
      <w:r>
        <w:t>IoU</w:t>
      </w:r>
      <w:proofErr w:type="spellEnd"/>
      <w:r>
        <w:t xml:space="preserve"> belongs to the water category for both models. In other words, the model did </w:t>
      </w:r>
      <w:r w:rsidR="00FC20CF">
        <w:t xml:space="preserve">a </w:t>
      </w:r>
      <w:r>
        <w:t xml:space="preserve">poor job </w:t>
      </w:r>
      <w:r w:rsidR="00FC20CF">
        <w:t xml:space="preserve">of </w:t>
      </w:r>
      <w:r>
        <w:t xml:space="preserve">identifying water changes. Therefore, we need to find a way to improve water classification and changes. The second lowest </w:t>
      </w:r>
      <w:proofErr w:type="spellStart"/>
      <w:r>
        <w:t>IoU</w:t>
      </w:r>
      <w:proofErr w:type="spellEnd"/>
      <w:r>
        <w:t xml:space="preserve"> score is I changes. </w:t>
      </w:r>
    </w:p>
    <w:p w14:paraId="4A4C50C7" w14:textId="57E281D9" w:rsidR="00A1739A" w:rsidRDefault="00CA1545" w:rsidP="005D4DD3">
      <w:r>
        <w:t xml:space="preserve">Another </w:t>
      </w:r>
      <w:r w:rsidRPr="00CA1545">
        <w:t>intuitive</w:t>
      </w:r>
      <w:r>
        <w:t xml:space="preserve"> restriction of the FCN is </w:t>
      </w:r>
      <w:r w:rsidR="00FC20CF">
        <w:t>that</w:t>
      </w:r>
      <w:r>
        <w:t xml:space="preserve"> we only use one layer consisting of one 3x3 filter size. This single filter </w:t>
      </w:r>
      <w:proofErr w:type="spellStart"/>
      <w:r>
        <w:t>can not</w:t>
      </w:r>
      <w:proofErr w:type="spellEnd"/>
      <w:r>
        <w:t xml:space="preserve"> capture all the features</w:t>
      </w:r>
      <w:r w:rsidR="00FC20CF">
        <w:t xml:space="preserve"> and </w:t>
      </w:r>
      <w:proofErr w:type="spellStart"/>
      <w:r w:rsidR="00FC20CF">
        <w:t>paters</w:t>
      </w:r>
      <w:proofErr w:type="spellEnd"/>
      <w:r>
        <w:t xml:space="preserve"> </w:t>
      </w:r>
      <w:r w:rsidR="00FC20CF">
        <w:t xml:space="preserve">that exist in the depth of data. In the proposed model these problems should be addressed. </w:t>
      </w:r>
    </w:p>
    <w:p w14:paraId="279C35E7" w14:textId="4C23E593" w:rsidR="00FC20CF" w:rsidRDefault="00FC20CF" w:rsidP="00FC20CF">
      <w:pPr>
        <w:pStyle w:val="1"/>
      </w:pPr>
      <w:r w:rsidRPr="00FC20CF">
        <w:t xml:space="preserve">Literature review of </w:t>
      </w:r>
      <w:r>
        <w:t xml:space="preserve">previous </w:t>
      </w:r>
      <w:r w:rsidRPr="00FC20CF">
        <w:t>models</w:t>
      </w:r>
    </w:p>
    <w:p w14:paraId="68D64819" w14:textId="156DACC7" w:rsidR="00586EA3" w:rsidRDefault="007315D8" w:rsidP="007315D8">
      <w:r>
        <w:fldChar w:fldCharType="begin"/>
      </w:r>
      <w:r>
        <w:instrText xml:space="preserve"> REF _Ref119258419 \h </w:instrText>
      </w:r>
      <w:r>
        <w:fldChar w:fldCharType="separate"/>
      </w:r>
      <w:r w:rsidR="00005BC1">
        <w:t xml:space="preserve">Table </w:t>
      </w:r>
      <w:r w:rsidR="00005BC1">
        <w:rPr>
          <w:noProof/>
        </w:rPr>
        <w:t>2</w:t>
      </w:r>
      <w:r>
        <w:fldChar w:fldCharType="end"/>
      </w:r>
      <w:r>
        <w:t xml:space="preserve"> </w:t>
      </w:r>
      <w:r w:rsidR="002F7738">
        <w:t>displays</w:t>
      </w:r>
      <w:r>
        <w:t xml:space="preserve"> the models, inputs, and outputs that have been used for land cover change labeling. </w:t>
      </w:r>
      <w:r w:rsidR="002F7738">
        <w:t xml:space="preserve">4 studies were used to create this table. These 4 studies we used since they generated better results in compared to the other studies. </w:t>
      </w:r>
    </w:p>
    <w:p w14:paraId="3412ACFC" w14:textId="4B82FD70" w:rsidR="003D6A53" w:rsidRDefault="003D6A53" w:rsidP="00586EA3"/>
    <w:p w14:paraId="711E4490" w14:textId="77777777" w:rsidR="007315D8" w:rsidRDefault="007315D8" w:rsidP="00586EA3">
      <w:pPr>
        <w:sectPr w:rsidR="007315D8" w:rsidSect="002F7738">
          <w:footerReference w:type="default" r:id="rId8"/>
          <w:pgSz w:w="12240" w:h="15840"/>
          <w:pgMar w:top="1440" w:right="1440" w:bottom="1440" w:left="1440" w:header="720" w:footer="720" w:gutter="0"/>
          <w:cols w:space="720"/>
          <w:docGrid w:linePitch="360"/>
        </w:sectPr>
      </w:pPr>
    </w:p>
    <w:p w14:paraId="7600BF31" w14:textId="78E68C03" w:rsidR="003D6A53" w:rsidRDefault="007315D8" w:rsidP="007315D8">
      <w:pPr>
        <w:pStyle w:val="a7"/>
      </w:pPr>
      <w:bookmarkStart w:id="65" w:name="_Ref119258419"/>
      <w:r>
        <w:lastRenderedPageBreak/>
        <w:t xml:space="preserve">Table </w:t>
      </w:r>
      <w:fldSimple w:instr=" SEQ Table \* ARABIC ">
        <w:r w:rsidR="00005BC1">
          <w:rPr>
            <w:noProof/>
          </w:rPr>
          <w:t>2</w:t>
        </w:r>
      </w:fldSimple>
      <w:bookmarkEnd w:id="65"/>
      <w:r>
        <w:t xml:space="preserve"> Previous studies summary models for land cover change labeling </w:t>
      </w:r>
    </w:p>
    <w:tbl>
      <w:tblPr>
        <w:tblW w:w="13855" w:type="dxa"/>
        <w:jc w:val="center"/>
        <w:tblLayout w:type="fixed"/>
        <w:tblLook w:val="04A0" w:firstRow="1" w:lastRow="0" w:firstColumn="1" w:lastColumn="0" w:noHBand="0" w:noVBand="1"/>
      </w:tblPr>
      <w:tblGrid>
        <w:gridCol w:w="888"/>
        <w:gridCol w:w="1267"/>
        <w:gridCol w:w="1461"/>
        <w:gridCol w:w="1419"/>
        <w:gridCol w:w="1467"/>
        <w:gridCol w:w="1773"/>
        <w:gridCol w:w="1980"/>
        <w:gridCol w:w="1710"/>
        <w:gridCol w:w="550"/>
        <w:gridCol w:w="1340"/>
      </w:tblGrid>
      <w:tr w:rsidR="003D6A53" w:rsidRPr="00632E8C" w14:paraId="1F2A8F57" w14:textId="77777777" w:rsidTr="007315D8">
        <w:trPr>
          <w:trHeight w:val="288"/>
          <w:jc w:val="center"/>
        </w:trPr>
        <w:tc>
          <w:tcPr>
            <w:tcW w:w="888" w:type="dxa"/>
            <w:tcBorders>
              <w:top w:val="single" w:sz="4" w:space="0" w:color="auto"/>
              <w:left w:val="single" w:sz="4" w:space="0" w:color="auto"/>
              <w:bottom w:val="nil"/>
              <w:right w:val="single" w:sz="4" w:space="0" w:color="auto"/>
            </w:tcBorders>
            <w:shd w:val="clear" w:color="auto" w:fill="auto"/>
            <w:noWrap/>
            <w:vAlign w:val="center"/>
            <w:hideMark/>
          </w:tcPr>
          <w:p w14:paraId="2F744A13" w14:textId="77777777" w:rsidR="003D6A53" w:rsidRPr="003D6A53" w:rsidRDefault="003D6A53" w:rsidP="003D6A53">
            <w:pPr>
              <w:spacing w:after="0" w:line="240" w:lineRule="auto"/>
              <w:jc w:val="center"/>
              <w:rPr>
                <w:rFonts w:eastAsia="Times New Roman"/>
                <w:b/>
                <w:bCs/>
                <w:color w:val="000000"/>
                <w:sz w:val="18"/>
                <w:szCs w:val="18"/>
              </w:rPr>
            </w:pPr>
            <w:r w:rsidRPr="003D6A53">
              <w:rPr>
                <w:rFonts w:eastAsia="Times New Roman"/>
                <w:b/>
                <w:bCs/>
                <w:color w:val="000000"/>
                <w:sz w:val="18"/>
                <w:szCs w:val="18"/>
              </w:rPr>
              <w:t>Paper Name</w:t>
            </w:r>
          </w:p>
        </w:tc>
        <w:tc>
          <w:tcPr>
            <w:tcW w:w="12967" w:type="dxa"/>
            <w:gridSpan w:val="9"/>
            <w:tcBorders>
              <w:top w:val="single" w:sz="4" w:space="0" w:color="auto"/>
              <w:left w:val="nil"/>
              <w:bottom w:val="nil"/>
              <w:right w:val="single" w:sz="4" w:space="0" w:color="auto"/>
            </w:tcBorders>
            <w:shd w:val="clear" w:color="auto" w:fill="auto"/>
            <w:noWrap/>
            <w:vAlign w:val="center"/>
            <w:hideMark/>
          </w:tcPr>
          <w:p w14:paraId="1364DACC" w14:textId="77777777" w:rsidR="003D6A53" w:rsidRPr="003D6A53" w:rsidRDefault="003D6A53" w:rsidP="003D6A53">
            <w:pPr>
              <w:spacing w:after="0" w:line="240" w:lineRule="auto"/>
              <w:jc w:val="center"/>
              <w:rPr>
                <w:rFonts w:eastAsia="Times New Roman"/>
                <w:b/>
                <w:bCs/>
                <w:color w:val="000000"/>
                <w:sz w:val="18"/>
                <w:szCs w:val="18"/>
              </w:rPr>
            </w:pPr>
            <w:r w:rsidRPr="003D6A53">
              <w:rPr>
                <w:rFonts w:eastAsia="Times New Roman"/>
                <w:b/>
                <w:bCs/>
                <w:color w:val="000000"/>
                <w:sz w:val="18"/>
                <w:szCs w:val="18"/>
              </w:rPr>
              <w:t>Models</w:t>
            </w:r>
          </w:p>
        </w:tc>
      </w:tr>
      <w:tr w:rsidR="003D6A53" w:rsidRPr="00632E8C" w14:paraId="49C286DB" w14:textId="77777777" w:rsidTr="007315D8">
        <w:trPr>
          <w:trHeight w:val="144"/>
          <w:jc w:val="center"/>
        </w:trPr>
        <w:tc>
          <w:tcPr>
            <w:tcW w:w="888" w:type="dxa"/>
            <w:vMerge w:val="restart"/>
            <w:tcBorders>
              <w:top w:val="single" w:sz="8" w:space="0" w:color="auto"/>
              <w:left w:val="single" w:sz="8" w:space="0" w:color="auto"/>
              <w:bottom w:val="single" w:sz="8" w:space="0" w:color="000000"/>
              <w:right w:val="single" w:sz="4" w:space="0" w:color="auto"/>
            </w:tcBorders>
            <w:shd w:val="clear" w:color="auto" w:fill="auto"/>
            <w:vAlign w:val="center"/>
            <w:hideMark/>
          </w:tcPr>
          <w:p w14:paraId="3EC9BE2B" w14:textId="4F8DDB7E" w:rsidR="003D6A53" w:rsidRPr="003D6A53" w:rsidRDefault="003D6A53" w:rsidP="003D6A53">
            <w:pPr>
              <w:spacing w:after="0" w:line="240" w:lineRule="auto"/>
              <w:rPr>
                <w:rFonts w:eastAsia="Times New Roman"/>
                <w:color w:val="000000"/>
                <w:sz w:val="18"/>
                <w:szCs w:val="18"/>
              </w:rPr>
            </w:pPr>
            <w:r w:rsidRPr="00632E8C">
              <w:rPr>
                <w:rFonts w:eastAsia="Times New Roman"/>
                <w:color w:val="000000"/>
                <w:sz w:val="18"/>
                <w:szCs w:val="18"/>
              </w:rPr>
              <w:t>[2]</w:t>
            </w:r>
          </w:p>
        </w:tc>
        <w:tc>
          <w:tcPr>
            <w:tcW w:w="4147" w:type="dxa"/>
            <w:gridSpan w:val="3"/>
            <w:tcBorders>
              <w:top w:val="single" w:sz="8" w:space="0" w:color="auto"/>
              <w:left w:val="nil"/>
              <w:bottom w:val="single" w:sz="4" w:space="0" w:color="auto"/>
              <w:right w:val="single" w:sz="4" w:space="0" w:color="auto"/>
            </w:tcBorders>
            <w:shd w:val="clear" w:color="auto" w:fill="auto"/>
            <w:noWrap/>
            <w:vAlign w:val="center"/>
            <w:hideMark/>
          </w:tcPr>
          <w:p w14:paraId="4D9011CE"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Phase 1</w:t>
            </w:r>
          </w:p>
        </w:tc>
        <w:tc>
          <w:tcPr>
            <w:tcW w:w="5220" w:type="dxa"/>
            <w:gridSpan w:val="3"/>
            <w:tcBorders>
              <w:top w:val="single" w:sz="8" w:space="0" w:color="auto"/>
              <w:left w:val="nil"/>
              <w:bottom w:val="single" w:sz="4" w:space="0" w:color="auto"/>
              <w:right w:val="single" w:sz="4" w:space="0" w:color="auto"/>
            </w:tcBorders>
            <w:shd w:val="clear" w:color="auto" w:fill="auto"/>
            <w:noWrap/>
            <w:vAlign w:val="center"/>
            <w:hideMark/>
          </w:tcPr>
          <w:p w14:paraId="2B07FA22"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Phase 2</w:t>
            </w:r>
          </w:p>
        </w:tc>
        <w:tc>
          <w:tcPr>
            <w:tcW w:w="3600" w:type="dxa"/>
            <w:gridSpan w:val="3"/>
            <w:tcBorders>
              <w:top w:val="single" w:sz="8" w:space="0" w:color="auto"/>
              <w:left w:val="nil"/>
              <w:bottom w:val="single" w:sz="4" w:space="0" w:color="auto"/>
              <w:right w:val="single" w:sz="8" w:space="0" w:color="000000"/>
            </w:tcBorders>
            <w:shd w:val="clear" w:color="auto" w:fill="auto"/>
            <w:noWrap/>
            <w:vAlign w:val="center"/>
            <w:hideMark/>
          </w:tcPr>
          <w:p w14:paraId="6C13AC36"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Phase 3</w:t>
            </w:r>
          </w:p>
        </w:tc>
      </w:tr>
      <w:tr w:rsidR="00632E8C" w:rsidRPr="00632E8C" w14:paraId="0198E383" w14:textId="77777777" w:rsidTr="00632E8C">
        <w:trPr>
          <w:trHeight w:val="300"/>
          <w:jc w:val="center"/>
        </w:trPr>
        <w:tc>
          <w:tcPr>
            <w:tcW w:w="888" w:type="dxa"/>
            <w:vMerge/>
            <w:tcBorders>
              <w:top w:val="single" w:sz="8" w:space="0" w:color="auto"/>
              <w:left w:val="single" w:sz="8" w:space="0" w:color="auto"/>
              <w:bottom w:val="single" w:sz="8" w:space="0" w:color="000000"/>
              <w:right w:val="single" w:sz="4" w:space="0" w:color="auto"/>
            </w:tcBorders>
            <w:shd w:val="clear" w:color="auto" w:fill="auto"/>
            <w:vAlign w:val="center"/>
            <w:hideMark/>
          </w:tcPr>
          <w:p w14:paraId="46BC677C" w14:textId="77777777" w:rsidR="003D6A53" w:rsidRPr="003D6A53" w:rsidRDefault="003D6A53" w:rsidP="003D6A53">
            <w:pPr>
              <w:spacing w:after="0" w:line="240" w:lineRule="auto"/>
              <w:rPr>
                <w:rFonts w:eastAsia="Times New Roman"/>
                <w:color w:val="000000"/>
                <w:sz w:val="18"/>
                <w:szCs w:val="18"/>
              </w:rPr>
            </w:pPr>
          </w:p>
        </w:tc>
        <w:tc>
          <w:tcPr>
            <w:tcW w:w="1267" w:type="dxa"/>
            <w:tcBorders>
              <w:top w:val="nil"/>
              <w:left w:val="nil"/>
              <w:bottom w:val="single" w:sz="4" w:space="0" w:color="auto"/>
              <w:right w:val="single" w:sz="4" w:space="0" w:color="auto"/>
            </w:tcBorders>
            <w:shd w:val="clear" w:color="auto" w:fill="auto"/>
            <w:noWrap/>
            <w:vAlign w:val="center"/>
            <w:hideMark/>
          </w:tcPr>
          <w:p w14:paraId="1A86CF68"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Model</w:t>
            </w:r>
          </w:p>
        </w:tc>
        <w:tc>
          <w:tcPr>
            <w:tcW w:w="1461" w:type="dxa"/>
            <w:tcBorders>
              <w:top w:val="nil"/>
              <w:left w:val="nil"/>
              <w:bottom w:val="single" w:sz="4" w:space="0" w:color="auto"/>
              <w:right w:val="single" w:sz="4" w:space="0" w:color="auto"/>
            </w:tcBorders>
            <w:shd w:val="clear" w:color="auto" w:fill="auto"/>
            <w:noWrap/>
            <w:vAlign w:val="center"/>
            <w:hideMark/>
          </w:tcPr>
          <w:p w14:paraId="40CF90B6"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Input</w:t>
            </w:r>
          </w:p>
        </w:tc>
        <w:tc>
          <w:tcPr>
            <w:tcW w:w="1419" w:type="dxa"/>
            <w:tcBorders>
              <w:top w:val="nil"/>
              <w:left w:val="nil"/>
              <w:bottom w:val="single" w:sz="4" w:space="0" w:color="auto"/>
              <w:right w:val="single" w:sz="4" w:space="0" w:color="auto"/>
            </w:tcBorders>
            <w:shd w:val="clear" w:color="auto" w:fill="auto"/>
            <w:noWrap/>
            <w:vAlign w:val="center"/>
            <w:hideMark/>
          </w:tcPr>
          <w:p w14:paraId="75EF7E57"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Output</w:t>
            </w:r>
          </w:p>
        </w:tc>
        <w:tc>
          <w:tcPr>
            <w:tcW w:w="1467" w:type="dxa"/>
            <w:tcBorders>
              <w:top w:val="nil"/>
              <w:left w:val="nil"/>
              <w:bottom w:val="single" w:sz="4" w:space="0" w:color="auto"/>
              <w:right w:val="single" w:sz="4" w:space="0" w:color="auto"/>
            </w:tcBorders>
            <w:shd w:val="clear" w:color="auto" w:fill="auto"/>
            <w:noWrap/>
            <w:vAlign w:val="center"/>
            <w:hideMark/>
          </w:tcPr>
          <w:p w14:paraId="7FCEC2D7"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Model</w:t>
            </w:r>
          </w:p>
        </w:tc>
        <w:tc>
          <w:tcPr>
            <w:tcW w:w="1773" w:type="dxa"/>
            <w:tcBorders>
              <w:top w:val="nil"/>
              <w:left w:val="nil"/>
              <w:bottom w:val="single" w:sz="4" w:space="0" w:color="auto"/>
              <w:right w:val="single" w:sz="4" w:space="0" w:color="auto"/>
            </w:tcBorders>
            <w:shd w:val="clear" w:color="auto" w:fill="auto"/>
            <w:noWrap/>
            <w:vAlign w:val="center"/>
            <w:hideMark/>
          </w:tcPr>
          <w:p w14:paraId="3A15C065"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Input</w:t>
            </w:r>
          </w:p>
        </w:tc>
        <w:tc>
          <w:tcPr>
            <w:tcW w:w="1980" w:type="dxa"/>
            <w:tcBorders>
              <w:top w:val="nil"/>
              <w:left w:val="nil"/>
              <w:bottom w:val="single" w:sz="4" w:space="0" w:color="auto"/>
              <w:right w:val="single" w:sz="4" w:space="0" w:color="auto"/>
            </w:tcBorders>
            <w:shd w:val="clear" w:color="auto" w:fill="auto"/>
            <w:noWrap/>
            <w:vAlign w:val="center"/>
            <w:hideMark/>
          </w:tcPr>
          <w:p w14:paraId="6F82BA21"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Output</w:t>
            </w:r>
          </w:p>
        </w:tc>
        <w:tc>
          <w:tcPr>
            <w:tcW w:w="1710" w:type="dxa"/>
            <w:tcBorders>
              <w:top w:val="nil"/>
              <w:left w:val="nil"/>
              <w:bottom w:val="single" w:sz="4" w:space="0" w:color="auto"/>
              <w:right w:val="single" w:sz="4" w:space="0" w:color="auto"/>
            </w:tcBorders>
            <w:shd w:val="clear" w:color="auto" w:fill="auto"/>
            <w:noWrap/>
            <w:vAlign w:val="center"/>
            <w:hideMark/>
          </w:tcPr>
          <w:p w14:paraId="052B8338"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Model</w:t>
            </w:r>
          </w:p>
        </w:tc>
        <w:tc>
          <w:tcPr>
            <w:tcW w:w="1890" w:type="dxa"/>
            <w:gridSpan w:val="2"/>
            <w:tcBorders>
              <w:top w:val="single" w:sz="4" w:space="0" w:color="auto"/>
              <w:left w:val="nil"/>
              <w:bottom w:val="single" w:sz="4" w:space="0" w:color="auto"/>
              <w:right w:val="single" w:sz="8" w:space="0" w:color="000000"/>
            </w:tcBorders>
            <w:shd w:val="clear" w:color="auto" w:fill="auto"/>
            <w:noWrap/>
            <w:vAlign w:val="center"/>
            <w:hideMark/>
          </w:tcPr>
          <w:p w14:paraId="7155BF4D"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Input</w:t>
            </w:r>
          </w:p>
        </w:tc>
      </w:tr>
      <w:tr w:rsidR="00632E8C" w:rsidRPr="00632E8C" w14:paraId="6EEC7101" w14:textId="77777777" w:rsidTr="00632E8C">
        <w:trPr>
          <w:trHeight w:val="300"/>
          <w:jc w:val="center"/>
        </w:trPr>
        <w:tc>
          <w:tcPr>
            <w:tcW w:w="888" w:type="dxa"/>
            <w:vMerge/>
            <w:tcBorders>
              <w:top w:val="single" w:sz="8" w:space="0" w:color="auto"/>
              <w:left w:val="single" w:sz="8" w:space="0" w:color="auto"/>
              <w:bottom w:val="single" w:sz="8" w:space="0" w:color="000000"/>
              <w:right w:val="single" w:sz="4" w:space="0" w:color="auto"/>
            </w:tcBorders>
            <w:shd w:val="clear" w:color="auto" w:fill="auto"/>
            <w:vAlign w:val="center"/>
            <w:hideMark/>
          </w:tcPr>
          <w:p w14:paraId="615CD9DA" w14:textId="77777777" w:rsidR="003D6A53" w:rsidRPr="003D6A53" w:rsidRDefault="003D6A53" w:rsidP="003D6A53">
            <w:pPr>
              <w:spacing w:after="0" w:line="240" w:lineRule="auto"/>
              <w:rPr>
                <w:rFonts w:eastAsia="Times New Roman"/>
                <w:color w:val="000000"/>
                <w:sz w:val="18"/>
                <w:szCs w:val="18"/>
              </w:rPr>
            </w:pP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22A47A92"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 xml:space="preserve">Siamese </w:t>
            </w:r>
            <w:proofErr w:type="spellStart"/>
            <w:r w:rsidRPr="003D6A53">
              <w:rPr>
                <w:rFonts w:eastAsia="Times New Roman"/>
                <w:color w:val="000000"/>
                <w:sz w:val="18"/>
                <w:szCs w:val="18"/>
              </w:rPr>
              <w:t>Skip_FCN</w:t>
            </w:r>
            <w:proofErr w:type="spellEnd"/>
            <w:r w:rsidRPr="003D6A53">
              <w:rPr>
                <w:rFonts w:eastAsia="Times New Roman"/>
                <w:color w:val="000000"/>
                <w:sz w:val="18"/>
                <w:szCs w:val="18"/>
              </w:rPr>
              <w:t xml:space="preserve"> (LR) (13&amp;17)</w:t>
            </w:r>
          </w:p>
        </w:tc>
        <w:tc>
          <w:tcPr>
            <w:tcW w:w="1461" w:type="dxa"/>
            <w:tcBorders>
              <w:top w:val="nil"/>
              <w:left w:val="nil"/>
              <w:bottom w:val="single" w:sz="4" w:space="0" w:color="auto"/>
              <w:right w:val="single" w:sz="4" w:space="0" w:color="auto"/>
            </w:tcBorders>
            <w:shd w:val="clear" w:color="auto" w:fill="auto"/>
            <w:noWrap/>
            <w:vAlign w:val="center"/>
            <w:hideMark/>
          </w:tcPr>
          <w:p w14:paraId="1AFEF175"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Landsat-8</w:t>
            </w:r>
          </w:p>
        </w:tc>
        <w:tc>
          <w:tcPr>
            <w:tcW w:w="141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181D4BE"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Landsat-LRL</w:t>
            </w:r>
          </w:p>
        </w:tc>
        <w:tc>
          <w:tcPr>
            <w:tcW w:w="1467" w:type="dxa"/>
            <w:vMerge w:val="restart"/>
            <w:tcBorders>
              <w:top w:val="nil"/>
              <w:left w:val="single" w:sz="4" w:space="0" w:color="auto"/>
              <w:bottom w:val="single" w:sz="8" w:space="0" w:color="000000"/>
              <w:right w:val="single" w:sz="4" w:space="0" w:color="auto"/>
            </w:tcBorders>
            <w:shd w:val="clear" w:color="auto" w:fill="auto"/>
            <w:vAlign w:val="center"/>
            <w:hideMark/>
          </w:tcPr>
          <w:p w14:paraId="2CCB628E"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fusion models (separate years) (</w:t>
            </w:r>
            <w:proofErr w:type="spellStart"/>
            <w:r w:rsidRPr="003D6A53">
              <w:rPr>
                <w:rFonts w:eastAsia="Times New Roman"/>
                <w:color w:val="000000"/>
                <w:sz w:val="18"/>
                <w:szCs w:val="18"/>
              </w:rPr>
              <w:t>HRNet</w:t>
            </w:r>
            <w:proofErr w:type="spellEnd"/>
            <w:r w:rsidRPr="003D6A53">
              <w:rPr>
                <w:rFonts w:eastAsia="Times New Roman"/>
                <w:color w:val="000000"/>
                <w:sz w:val="18"/>
                <w:szCs w:val="18"/>
              </w:rPr>
              <w:t xml:space="preserve">, Deeplabv3+ and </w:t>
            </w:r>
            <w:proofErr w:type="spellStart"/>
            <w:r w:rsidRPr="003D6A53">
              <w:rPr>
                <w:rFonts w:eastAsia="Times New Roman"/>
                <w:color w:val="000000"/>
                <w:sz w:val="18"/>
                <w:szCs w:val="18"/>
              </w:rPr>
              <w:t>Skip_FCN</w:t>
            </w:r>
            <w:proofErr w:type="spellEnd"/>
            <w:r w:rsidRPr="003D6A53">
              <w:rPr>
                <w:rFonts w:eastAsia="Times New Roman"/>
                <w:color w:val="000000"/>
                <w:sz w:val="18"/>
                <w:szCs w:val="18"/>
              </w:rPr>
              <w:t>)</w:t>
            </w:r>
          </w:p>
        </w:tc>
        <w:tc>
          <w:tcPr>
            <w:tcW w:w="177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19099C9"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 xml:space="preserve">NAIP </w:t>
            </w:r>
          </w:p>
        </w:tc>
        <w:tc>
          <w:tcPr>
            <w:tcW w:w="1980" w:type="dxa"/>
            <w:vMerge w:val="restart"/>
            <w:tcBorders>
              <w:top w:val="nil"/>
              <w:left w:val="single" w:sz="4" w:space="0" w:color="auto"/>
              <w:bottom w:val="single" w:sz="8" w:space="0" w:color="000000"/>
              <w:right w:val="single" w:sz="4" w:space="0" w:color="auto"/>
            </w:tcBorders>
            <w:shd w:val="clear" w:color="auto" w:fill="auto"/>
            <w:vAlign w:val="center"/>
            <w:hideMark/>
          </w:tcPr>
          <w:p w14:paraId="73687056" w14:textId="6E4CAC76" w:rsidR="003D6A53" w:rsidRPr="003D6A53" w:rsidRDefault="007315D8" w:rsidP="003D6A53">
            <w:pPr>
              <w:spacing w:after="0" w:line="240" w:lineRule="auto"/>
              <w:jc w:val="center"/>
              <w:rPr>
                <w:rFonts w:eastAsia="Times New Roman"/>
                <w:color w:val="000000"/>
                <w:sz w:val="18"/>
                <w:szCs w:val="18"/>
              </w:rPr>
            </w:pPr>
            <w:r>
              <w:rPr>
                <w:rFonts w:eastAsia="Times New Roman"/>
                <w:color w:val="000000"/>
                <w:sz w:val="18"/>
                <w:szCs w:val="18"/>
              </w:rPr>
              <w:t xml:space="preserve">The </w:t>
            </w:r>
            <w:r w:rsidR="003D6A53" w:rsidRPr="003D6A53">
              <w:rPr>
                <w:rFonts w:eastAsia="Times New Roman"/>
                <w:color w:val="000000"/>
                <w:sz w:val="18"/>
                <w:szCs w:val="18"/>
              </w:rPr>
              <w:t>arithmetical average assignment is used to integrate their outputs and intersection operation is implemented to maintain the common high confidence parts in bitemporal</w:t>
            </w:r>
            <w:r w:rsidR="003D6A53" w:rsidRPr="003D6A53">
              <w:rPr>
                <w:rFonts w:eastAsia="Times New Roman"/>
                <w:color w:val="000000"/>
                <w:sz w:val="18"/>
                <w:szCs w:val="18"/>
              </w:rPr>
              <w:br/>
              <w:t>predictions</w:t>
            </w:r>
          </w:p>
        </w:tc>
        <w:tc>
          <w:tcPr>
            <w:tcW w:w="1710" w:type="dxa"/>
            <w:vMerge w:val="restart"/>
            <w:tcBorders>
              <w:top w:val="nil"/>
              <w:left w:val="single" w:sz="4" w:space="0" w:color="auto"/>
              <w:bottom w:val="single" w:sz="8" w:space="0" w:color="000000"/>
              <w:right w:val="single" w:sz="4" w:space="0" w:color="auto"/>
            </w:tcBorders>
            <w:shd w:val="clear" w:color="auto" w:fill="auto"/>
            <w:vAlign w:val="center"/>
            <w:hideMark/>
          </w:tcPr>
          <w:p w14:paraId="08AA758D"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Shadow-removal,</w:t>
            </w:r>
            <w:r w:rsidRPr="003D6A53">
              <w:rPr>
                <w:rFonts w:eastAsia="Times New Roman"/>
                <w:color w:val="000000"/>
                <w:sz w:val="18"/>
                <w:szCs w:val="18"/>
              </w:rPr>
              <w:br/>
              <w:t>NDVI restriction and morphological process are</w:t>
            </w:r>
            <w:r w:rsidRPr="003D6A53">
              <w:rPr>
                <w:rFonts w:eastAsia="Times New Roman"/>
                <w:color w:val="000000"/>
                <w:sz w:val="18"/>
                <w:szCs w:val="18"/>
              </w:rPr>
              <w:br/>
              <w:t>implemented as post-processing steps.</w:t>
            </w:r>
          </w:p>
        </w:tc>
        <w:tc>
          <w:tcPr>
            <w:tcW w:w="1890" w:type="dxa"/>
            <w:gridSpan w:val="2"/>
            <w:vMerge w:val="restart"/>
            <w:tcBorders>
              <w:top w:val="single" w:sz="4" w:space="0" w:color="auto"/>
              <w:left w:val="single" w:sz="4" w:space="0" w:color="auto"/>
              <w:bottom w:val="single" w:sz="4" w:space="0" w:color="auto"/>
              <w:right w:val="single" w:sz="8" w:space="0" w:color="000000"/>
            </w:tcBorders>
            <w:shd w:val="clear" w:color="auto" w:fill="auto"/>
            <w:vAlign w:val="center"/>
            <w:hideMark/>
          </w:tcPr>
          <w:p w14:paraId="0E6C61B1"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intensity channel of</w:t>
            </w:r>
            <w:r w:rsidRPr="003D6A53">
              <w:rPr>
                <w:rFonts w:eastAsia="Times New Roman"/>
                <w:color w:val="000000"/>
                <w:sz w:val="18"/>
                <w:szCs w:val="18"/>
              </w:rPr>
              <w:br/>
              <w:t>Hue-Saturation-Intensity (HSI) color model</w:t>
            </w:r>
          </w:p>
        </w:tc>
      </w:tr>
      <w:tr w:rsidR="00632E8C" w:rsidRPr="00632E8C" w14:paraId="7E4AA028" w14:textId="77777777" w:rsidTr="00632E8C">
        <w:trPr>
          <w:trHeight w:val="300"/>
          <w:jc w:val="center"/>
        </w:trPr>
        <w:tc>
          <w:tcPr>
            <w:tcW w:w="888" w:type="dxa"/>
            <w:vMerge/>
            <w:tcBorders>
              <w:top w:val="single" w:sz="8" w:space="0" w:color="auto"/>
              <w:left w:val="single" w:sz="8" w:space="0" w:color="auto"/>
              <w:bottom w:val="single" w:sz="8" w:space="0" w:color="000000"/>
              <w:right w:val="single" w:sz="4" w:space="0" w:color="auto"/>
            </w:tcBorders>
            <w:shd w:val="clear" w:color="auto" w:fill="auto"/>
            <w:vAlign w:val="center"/>
            <w:hideMark/>
          </w:tcPr>
          <w:p w14:paraId="7FB82BEB" w14:textId="77777777" w:rsidR="003D6A53" w:rsidRPr="003D6A53" w:rsidRDefault="003D6A53" w:rsidP="003D6A53">
            <w:pPr>
              <w:spacing w:after="0" w:line="240" w:lineRule="auto"/>
              <w:rPr>
                <w:rFonts w:eastAsia="Times New Roman"/>
                <w:color w:val="000000"/>
                <w:sz w:val="18"/>
                <w:szCs w:val="18"/>
              </w:rPr>
            </w:pPr>
          </w:p>
        </w:tc>
        <w:tc>
          <w:tcPr>
            <w:tcW w:w="1267" w:type="dxa"/>
            <w:vMerge/>
            <w:tcBorders>
              <w:top w:val="nil"/>
              <w:left w:val="single" w:sz="4" w:space="0" w:color="auto"/>
              <w:bottom w:val="single" w:sz="4" w:space="0" w:color="auto"/>
              <w:right w:val="single" w:sz="4" w:space="0" w:color="auto"/>
            </w:tcBorders>
            <w:shd w:val="clear" w:color="auto" w:fill="auto"/>
            <w:vAlign w:val="center"/>
            <w:hideMark/>
          </w:tcPr>
          <w:p w14:paraId="79AAC5D1" w14:textId="77777777" w:rsidR="003D6A53" w:rsidRPr="003D6A53" w:rsidRDefault="003D6A53" w:rsidP="003D6A53">
            <w:pPr>
              <w:spacing w:after="0" w:line="240" w:lineRule="auto"/>
              <w:rPr>
                <w:rFonts w:eastAsia="Times New Roman"/>
                <w:color w:val="000000"/>
                <w:sz w:val="18"/>
                <w:szCs w:val="18"/>
              </w:rPr>
            </w:pPr>
          </w:p>
        </w:tc>
        <w:tc>
          <w:tcPr>
            <w:tcW w:w="1461" w:type="dxa"/>
            <w:tcBorders>
              <w:top w:val="nil"/>
              <w:left w:val="nil"/>
              <w:bottom w:val="single" w:sz="4" w:space="0" w:color="auto"/>
              <w:right w:val="single" w:sz="4" w:space="0" w:color="auto"/>
            </w:tcBorders>
            <w:shd w:val="clear" w:color="auto" w:fill="auto"/>
            <w:noWrap/>
            <w:vAlign w:val="center"/>
            <w:hideMark/>
          </w:tcPr>
          <w:p w14:paraId="2773DA83"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NLCD with both low-resolution</w:t>
            </w:r>
          </w:p>
        </w:tc>
        <w:tc>
          <w:tcPr>
            <w:tcW w:w="1419" w:type="dxa"/>
            <w:vMerge/>
            <w:tcBorders>
              <w:top w:val="nil"/>
              <w:left w:val="single" w:sz="4" w:space="0" w:color="auto"/>
              <w:bottom w:val="single" w:sz="4" w:space="0" w:color="auto"/>
              <w:right w:val="single" w:sz="4" w:space="0" w:color="auto"/>
            </w:tcBorders>
            <w:shd w:val="clear" w:color="auto" w:fill="auto"/>
            <w:vAlign w:val="center"/>
            <w:hideMark/>
          </w:tcPr>
          <w:p w14:paraId="2292A989" w14:textId="77777777" w:rsidR="003D6A53" w:rsidRPr="003D6A53" w:rsidRDefault="003D6A53" w:rsidP="003D6A53">
            <w:pPr>
              <w:spacing w:after="0" w:line="240" w:lineRule="auto"/>
              <w:rPr>
                <w:rFonts w:eastAsia="Times New Roman"/>
                <w:color w:val="000000"/>
                <w:sz w:val="18"/>
                <w:szCs w:val="18"/>
              </w:rPr>
            </w:pPr>
          </w:p>
        </w:tc>
        <w:tc>
          <w:tcPr>
            <w:tcW w:w="1467" w:type="dxa"/>
            <w:vMerge/>
            <w:tcBorders>
              <w:top w:val="nil"/>
              <w:left w:val="single" w:sz="4" w:space="0" w:color="auto"/>
              <w:bottom w:val="single" w:sz="8" w:space="0" w:color="000000"/>
              <w:right w:val="single" w:sz="4" w:space="0" w:color="auto"/>
            </w:tcBorders>
            <w:shd w:val="clear" w:color="auto" w:fill="auto"/>
            <w:vAlign w:val="center"/>
            <w:hideMark/>
          </w:tcPr>
          <w:p w14:paraId="6F7EAD5B" w14:textId="77777777" w:rsidR="003D6A53" w:rsidRPr="003D6A53" w:rsidRDefault="003D6A53" w:rsidP="003D6A53">
            <w:pPr>
              <w:spacing w:after="0" w:line="240" w:lineRule="auto"/>
              <w:rPr>
                <w:rFonts w:eastAsia="Times New Roman"/>
                <w:color w:val="000000"/>
                <w:sz w:val="18"/>
                <w:szCs w:val="18"/>
              </w:rPr>
            </w:pPr>
          </w:p>
        </w:tc>
        <w:tc>
          <w:tcPr>
            <w:tcW w:w="1773" w:type="dxa"/>
            <w:vMerge/>
            <w:tcBorders>
              <w:top w:val="nil"/>
              <w:left w:val="single" w:sz="4" w:space="0" w:color="auto"/>
              <w:bottom w:val="single" w:sz="4" w:space="0" w:color="auto"/>
              <w:right w:val="single" w:sz="4" w:space="0" w:color="auto"/>
            </w:tcBorders>
            <w:shd w:val="clear" w:color="auto" w:fill="auto"/>
            <w:vAlign w:val="center"/>
            <w:hideMark/>
          </w:tcPr>
          <w:p w14:paraId="69CD6BED" w14:textId="77777777" w:rsidR="003D6A53" w:rsidRPr="003D6A53" w:rsidRDefault="003D6A53" w:rsidP="003D6A53">
            <w:pPr>
              <w:spacing w:after="0" w:line="240" w:lineRule="auto"/>
              <w:rPr>
                <w:rFonts w:eastAsia="Times New Roman"/>
                <w:color w:val="000000"/>
                <w:sz w:val="18"/>
                <w:szCs w:val="18"/>
              </w:rPr>
            </w:pPr>
          </w:p>
        </w:tc>
        <w:tc>
          <w:tcPr>
            <w:tcW w:w="1980" w:type="dxa"/>
            <w:vMerge/>
            <w:tcBorders>
              <w:top w:val="nil"/>
              <w:left w:val="single" w:sz="4" w:space="0" w:color="auto"/>
              <w:bottom w:val="single" w:sz="8" w:space="0" w:color="000000"/>
              <w:right w:val="single" w:sz="4" w:space="0" w:color="auto"/>
            </w:tcBorders>
            <w:shd w:val="clear" w:color="auto" w:fill="auto"/>
            <w:vAlign w:val="center"/>
            <w:hideMark/>
          </w:tcPr>
          <w:p w14:paraId="08B24449" w14:textId="77777777" w:rsidR="003D6A53" w:rsidRPr="003D6A53" w:rsidRDefault="003D6A53" w:rsidP="003D6A53">
            <w:pPr>
              <w:spacing w:after="0" w:line="240" w:lineRule="auto"/>
              <w:rPr>
                <w:rFonts w:eastAsia="Times New Roman"/>
                <w:color w:val="000000"/>
                <w:sz w:val="18"/>
                <w:szCs w:val="18"/>
              </w:rPr>
            </w:pPr>
          </w:p>
        </w:tc>
        <w:tc>
          <w:tcPr>
            <w:tcW w:w="1710" w:type="dxa"/>
            <w:vMerge/>
            <w:tcBorders>
              <w:top w:val="nil"/>
              <w:left w:val="single" w:sz="4" w:space="0" w:color="auto"/>
              <w:bottom w:val="single" w:sz="8" w:space="0" w:color="000000"/>
              <w:right w:val="single" w:sz="4" w:space="0" w:color="auto"/>
            </w:tcBorders>
            <w:shd w:val="clear" w:color="auto" w:fill="auto"/>
            <w:vAlign w:val="center"/>
            <w:hideMark/>
          </w:tcPr>
          <w:p w14:paraId="39F24830" w14:textId="77777777" w:rsidR="003D6A53" w:rsidRPr="003D6A53" w:rsidRDefault="003D6A53" w:rsidP="003D6A53">
            <w:pPr>
              <w:spacing w:after="0" w:line="240" w:lineRule="auto"/>
              <w:rPr>
                <w:rFonts w:eastAsia="Times New Roman"/>
                <w:color w:val="000000"/>
                <w:sz w:val="18"/>
                <w:szCs w:val="18"/>
              </w:rPr>
            </w:pPr>
          </w:p>
        </w:tc>
        <w:tc>
          <w:tcPr>
            <w:tcW w:w="1890" w:type="dxa"/>
            <w:gridSpan w:val="2"/>
            <w:vMerge/>
            <w:tcBorders>
              <w:top w:val="single" w:sz="4" w:space="0" w:color="auto"/>
              <w:left w:val="single" w:sz="4" w:space="0" w:color="auto"/>
              <w:bottom w:val="single" w:sz="4" w:space="0" w:color="auto"/>
              <w:right w:val="single" w:sz="8" w:space="0" w:color="000000"/>
            </w:tcBorders>
            <w:shd w:val="clear" w:color="auto" w:fill="auto"/>
            <w:vAlign w:val="center"/>
            <w:hideMark/>
          </w:tcPr>
          <w:p w14:paraId="1EC81E99" w14:textId="77777777" w:rsidR="003D6A53" w:rsidRPr="003D6A53" w:rsidRDefault="003D6A53" w:rsidP="003D6A53">
            <w:pPr>
              <w:spacing w:after="0" w:line="240" w:lineRule="auto"/>
              <w:rPr>
                <w:rFonts w:eastAsia="Times New Roman"/>
                <w:color w:val="000000"/>
                <w:sz w:val="18"/>
                <w:szCs w:val="18"/>
              </w:rPr>
            </w:pPr>
          </w:p>
        </w:tc>
      </w:tr>
      <w:tr w:rsidR="00632E8C" w:rsidRPr="00632E8C" w14:paraId="2C107B48" w14:textId="77777777" w:rsidTr="00632E8C">
        <w:trPr>
          <w:trHeight w:val="300"/>
          <w:jc w:val="center"/>
        </w:trPr>
        <w:tc>
          <w:tcPr>
            <w:tcW w:w="888" w:type="dxa"/>
            <w:vMerge/>
            <w:tcBorders>
              <w:top w:val="single" w:sz="8" w:space="0" w:color="auto"/>
              <w:left w:val="single" w:sz="8" w:space="0" w:color="auto"/>
              <w:bottom w:val="single" w:sz="8" w:space="0" w:color="000000"/>
              <w:right w:val="single" w:sz="4" w:space="0" w:color="auto"/>
            </w:tcBorders>
            <w:shd w:val="clear" w:color="auto" w:fill="auto"/>
            <w:vAlign w:val="center"/>
            <w:hideMark/>
          </w:tcPr>
          <w:p w14:paraId="0FEF10CD" w14:textId="77777777" w:rsidR="003D6A53" w:rsidRPr="003D6A53" w:rsidRDefault="003D6A53" w:rsidP="003D6A53">
            <w:pPr>
              <w:spacing w:after="0" w:line="240" w:lineRule="auto"/>
              <w:rPr>
                <w:rFonts w:eastAsia="Times New Roman"/>
                <w:color w:val="000000"/>
                <w:sz w:val="18"/>
                <w:szCs w:val="18"/>
              </w:rPr>
            </w:pPr>
          </w:p>
        </w:tc>
        <w:tc>
          <w:tcPr>
            <w:tcW w:w="1267" w:type="dxa"/>
            <w:vMerge w:val="restart"/>
            <w:tcBorders>
              <w:top w:val="nil"/>
              <w:left w:val="single" w:sz="4" w:space="0" w:color="auto"/>
              <w:bottom w:val="single" w:sz="8" w:space="0" w:color="000000"/>
              <w:right w:val="single" w:sz="4" w:space="0" w:color="auto"/>
            </w:tcBorders>
            <w:shd w:val="clear" w:color="auto" w:fill="auto"/>
            <w:vAlign w:val="center"/>
            <w:hideMark/>
          </w:tcPr>
          <w:p w14:paraId="5D626AB0"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 xml:space="preserve">Siamese </w:t>
            </w:r>
            <w:proofErr w:type="spellStart"/>
            <w:r w:rsidRPr="003D6A53">
              <w:rPr>
                <w:rFonts w:eastAsia="Times New Roman"/>
                <w:color w:val="000000"/>
                <w:sz w:val="18"/>
                <w:szCs w:val="18"/>
              </w:rPr>
              <w:t>Skip_FCNs</w:t>
            </w:r>
            <w:proofErr w:type="spellEnd"/>
            <w:r w:rsidRPr="003D6A53">
              <w:rPr>
                <w:rFonts w:eastAsia="Times New Roman"/>
                <w:color w:val="000000"/>
                <w:sz w:val="18"/>
                <w:szCs w:val="18"/>
              </w:rPr>
              <w:t xml:space="preserve"> (HR) (13&amp;17)</w:t>
            </w:r>
          </w:p>
        </w:tc>
        <w:tc>
          <w:tcPr>
            <w:tcW w:w="1461" w:type="dxa"/>
            <w:tcBorders>
              <w:top w:val="nil"/>
              <w:left w:val="nil"/>
              <w:bottom w:val="single" w:sz="4" w:space="0" w:color="auto"/>
              <w:right w:val="single" w:sz="4" w:space="0" w:color="auto"/>
            </w:tcBorders>
            <w:shd w:val="clear" w:color="auto" w:fill="auto"/>
            <w:noWrap/>
            <w:vAlign w:val="center"/>
            <w:hideMark/>
          </w:tcPr>
          <w:p w14:paraId="23A3D973"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NAIP</w:t>
            </w:r>
          </w:p>
        </w:tc>
        <w:tc>
          <w:tcPr>
            <w:tcW w:w="1419" w:type="dxa"/>
            <w:vMerge w:val="restart"/>
            <w:tcBorders>
              <w:top w:val="nil"/>
              <w:left w:val="single" w:sz="4" w:space="0" w:color="auto"/>
              <w:bottom w:val="single" w:sz="8" w:space="0" w:color="000000"/>
              <w:right w:val="single" w:sz="4" w:space="0" w:color="auto"/>
            </w:tcBorders>
            <w:shd w:val="clear" w:color="auto" w:fill="auto"/>
            <w:vAlign w:val="center"/>
            <w:hideMark/>
          </w:tcPr>
          <w:p w14:paraId="5FD9DFC0"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resolution-improved labels, called "NAIP-HRL"</w:t>
            </w:r>
          </w:p>
        </w:tc>
        <w:tc>
          <w:tcPr>
            <w:tcW w:w="1467" w:type="dxa"/>
            <w:vMerge/>
            <w:tcBorders>
              <w:top w:val="nil"/>
              <w:left w:val="single" w:sz="4" w:space="0" w:color="auto"/>
              <w:bottom w:val="single" w:sz="8" w:space="0" w:color="000000"/>
              <w:right w:val="single" w:sz="4" w:space="0" w:color="auto"/>
            </w:tcBorders>
            <w:shd w:val="clear" w:color="auto" w:fill="auto"/>
            <w:vAlign w:val="center"/>
            <w:hideMark/>
          </w:tcPr>
          <w:p w14:paraId="4469B3D3" w14:textId="77777777" w:rsidR="003D6A53" w:rsidRPr="003D6A53" w:rsidRDefault="003D6A53" w:rsidP="003D6A53">
            <w:pPr>
              <w:spacing w:after="0" w:line="240" w:lineRule="auto"/>
              <w:rPr>
                <w:rFonts w:eastAsia="Times New Roman"/>
                <w:color w:val="000000"/>
                <w:sz w:val="18"/>
                <w:szCs w:val="18"/>
              </w:rPr>
            </w:pPr>
          </w:p>
        </w:tc>
        <w:tc>
          <w:tcPr>
            <w:tcW w:w="1773" w:type="dxa"/>
            <w:vMerge w:val="restart"/>
            <w:tcBorders>
              <w:top w:val="nil"/>
              <w:left w:val="single" w:sz="4" w:space="0" w:color="auto"/>
              <w:bottom w:val="single" w:sz="8" w:space="0" w:color="000000"/>
              <w:right w:val="single" w:sz="4" w:space="0" w:color="auto"/>
            </w:tcBorders>
            <w:shd w:val="clear" w:color="auto" w:fill="auto"/>
            <w:vAlign w:val="center"/>
            <w:hideMark/>
          </w:tcPr>
          <w:p w14:paraId="26246EC9" w14:textId="5F80B68D"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 xml:space="preserve">NAIP-HRL (transfer 15 to 4 </w:t>
            </w:r>
            <w:r w:rsidR="007315D8">
              <w:rPr>
                <w:rFonts w:eastAsia="Times New Roman"/>
                <w:color w:val="000000"/>
                <w:sz w:val="18"/>
                <w:szCs w:val="18"/>
              </w:rPr>
              <w:t>labels</w:t>
            </w:r>
            <w:r w:rsidRPr="003D6A53">
              <w:rPr>
                <w:rFonts w:eastAsia="Times New Roman"/>
                <w:color w:val="000000"/>
                <w:sz w:val="18"/>
                <w:szCs w:val="18"/>
              </w:rPr>
              <w:t>)</w:t>
            </w:r>
          </w:p>
        </w:tc>
        <w:tc>
          <w:tcPr>
            <w:tcW w:w="1980" w:type="dxa"/>
            <w:vMerge/>
            <w:tcBorders>
              <w:top w:val="nil"/>
              <w:left w:val="single" w:sz="4" w:space="0" w:color="auto"/>
              <w:bottom w:val="single" w:sz="8" w:space="0" w:color="000000"/>
              <w:right w:val="single" w:sz="4" w:space="0" w:color="auto"/>
            </w:tcBorders>
            <w:shd w:val="clear" w:color="auto" w:fill="auto"/>
            <w:vAlign w:val="center"/>
            <w:hideMark/>
          </w:tcPr>
          <w:p w14:paraId="5EBAD349" w14:textId="77777777" w:rsidR="003D6A53" w:rsidRPr="003D6A53" w:rsidRDefault="003D6A53" w:rsidP="003D6A53">
            <w:pPr>
              <w:spacing w:after="0" w:line="240" w:lineRule="auto"/>
              <w:rPr>
                <w:rFonts w:eastAsia="Times New Roman"/>
                <w:color w:val="000000"/>
                <w:sz w:val="18"/>
                <w:szCs w:val="18"/>
              </w:rPr>
            </w:pPr>
          </w:p>
        </w:tc>
        <w:tc>
          <w:tcPr>
            <w:tcW w:w="1710" w:type="dxa"/>
            <w:vMerge/>
            <w:tcBorders>
              <w:top w:val="nil"/>
              <w:left w:val="single" w:sz="4" w:space="0" w:color="auto"/>
              <w:bottom w:val="single" w:sz="8" w:space="0" w:color="000000"/>
              <w:right w:val="single" w:sz="4" w:space="0" w:color="auto"/>
            </w:tcBorders>
            <w:shd w:val="clear" w:color="auto" w:fill="auto"/>
            <w:vAlign w:val="center"/>
            <w:hideMark/>
          </w:tcPr>
          <w:p w14:paraId="40486F30" w14:textId="77777777" w:rsidR="003D6A53" w:rsidRPr="003D6A53" w:rsidRDefault="003D6A53" w:rsidP="003D6A53">
            <w:pPr>
              <w:spacing w:after="0" w:line="240" w:lineRule="auto"/>
              <w:rPr>
                <w:rFonts w:eastAsia="Times New Roman"/>
                <w:color w:val="000000"/>
                <w:sz w:val="18"/>
                <w:szCs w:val="18"/>
              </w:rPr>
            </w:pPr>
          </w:p>
        </w:tc>
        <w:tc>
          <w:tcPr>
            <w:tcW w:w="1890" w:type="dxa"/>
            <w:gridSpan w:val="2"/>
            <w:vMerge w:val="restart"/>
            <w:tcBorders>
              <w:top w:val="single" w:sz="4" w:space="0" w:color="auto"/>
              <w:left w:val="single" w:sz="4" w:space="0" w:color="auto"/>
              <w:bottom w:val="single" w:sz="8" w:space="0" w:color="000000"/>
              <w:right w:val="single" w:sz="8" w:space="0" w:color="000000"/>
            </w:tcBorders>
            <w:shd w:val="clear" w:color="auto" w:fill="auto"/>
            <w:vAlign w:val="center"/>
            <w:hideMark/>
          </w:tcPr>
          <w:p w14:paraId="35DE4BD8"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near</w:t>
            </w:r>
            <w:r w:rsidRPr="003D6A53">
              <w:rPr>
                <w:rFonts w:eastAsia="Times New Roman"/>
                <w:color w:val="000000"/>
                <w:sz w:val="18"/>
                <w:szCs w:val="18"/>
              </w:rPr>
              <w:br/>
              <w:t>infrared (NIR) channel of images</w:t>
            </w:r>
          </w:p>
        </w:tc>
      </w:tr>
      <w:tr w:rsidR="00632E8C" w:rsidRPr="00632E8C" w14:paraId="031EC183" w14:textId="77777777" w:rsidTr="00632E8C">
        <w:trPr>
          <w:trHeight w:val="615"/>
          <w:jc w:val="center"/>
        </w:trPr>
        <w:tc>
          <w:tcPr>
            <w:tcW w:w="888" w:type="dxa"/>
            <w:vMerge/>
            <w:tcBorders>
              <w:top w:val="single" w:sz="8" w:space="0" w:color="auto"/>
              <w:left w:val="single" w:sz="8" w:space="0" w:color="auto"/>
              <w:bottom w:val="single" w:sz="8" w:space="0" w:color="000000"/>
              <w:right w:val="single" w:sz="4" w:space="0" w:color="auto"/>
            </w:tcBorders>
            <w:shd w:val="clear" w:color="auto" w:fill="auto"/>
            <w:vAlign w:val="center"/>
            <w:hideMark/>
          </w:tcPr>
          <w:p w14:paraId="0F563C85" w14:textId="77777777" w:rsidR="003D6A53" w:rsidRPr="003D6A53" w:rsidRDefault="003D6A53" w:rsidP="003D6A53">
            <w:pPr>
              <w:spacing w:after="0" w:line="240" w:lineRule="auto"/>
              <w:rPr>
                <w:rFonts w:eastAsia="Times New Roman"/>
                <w:color w:val="000000"/>
                <w:sz w:val="18"/>
                <w:szCs w:val="18"/>
              </w:rPr>
            </w:pPr>
          </w:p>
        </w:tc>
        <w:tc>
          <w:tcPr>
            <w:tcW w:w="1267" w:type="dxa"/>
            <w:vMerge/>
            <w:tcBorders>
              <w:top w:val="nil"/>
              <w:left w:val="single" w:sz="4" w:space="0" w:color="auto"/>
              <w:bottom w:val="single" w:sz="8" w:space="0" w:color="000000"/>
              <w:right w:val="single" w:sz="4" w:space="0" w:color="auto"/>
            </w:tcBorders>
            <w:shd w:val="clear" w:color="auto" w:fill="auto"/>
            <w:vAlign w:val="center"/>
            <w:hideMark/>
          </w:tcPr>
          <w:p w14:paraId="489EE2E4" w14:textId="77777777" w:rsidR="003D6A53" w:rsidRPr="003D6A53" w:rsidRDefault="003D6A53" w:rsidP="003D6A53">
            <w:pPr>
              <w:spacing w:after="0" w:line="240" w:lineRule="auto"/>
              <w:rPr>
                <w:rFonts w:eastAsia="Times New Roman"/>
                <w:color w:val="000000"/>
                <w:sz w:val="18"/>
                <w:szCs w:val="18"/>
              </w:rPr>
            </w:pPr>
          </w:p>
        </w:tc>
        <w:tc>
          <w:tcPr>
            <w:tcW w:w="1461" w:type="dxa"/>
            <w:tcBorders>
              <w:top w:val="nil"/>
              <w:left w:val="nil"/>
              <w:bottom w:val="single" w:sz="8" w:space="0" w:color="auto"/>
              <w:right w:val="single" w:sz="4" w:space="0" w:color="auto"/>
            </w:tcBorders>
            <w:shd w:val="clear" w:color="auto" w:fill="auto"/>
            <w:vAlign w:val="center"/>
            <w:hideMark/>
          </w:tcPr>
          <w:p w14:paraId="127315D4" w14:textId="00C62124"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 xml:space="preserve">the output pseudo labels of </w:t>
            </w:r>
            <w:r w:rsidR="007315D8">
              <w:rPr>
                <w:rFonts w:eastAsia="Times New Roman"/>
                <w:color w:val="000000"/>
                <w:sz w:val="18"/>
                <w:szCs w:val="18"/>
              </w:rPr>
              <w:t xml:space="preserve">the </w:t>
            </w:r>
            <w:r w:rsidRPr="003D6A53">
              <w:rPr>
                <w:rFonts w:eastAsia="Times New Roman"/>
                <w:color w:val="000000"/>
                <w:sz w:val="18"/>
                <w:szCs w:val="18"/>
              </w:rPr>
              <w:t>first phase (Landsat-LRL)</w:t>
            </w:r>
          </w:p>
        </w:tc>
        <w:tc>
          <w:tcPr>
            <w:tcW w:w="1419" w:type="dxa"/>
            <w:vMerge/>
            <w:tcBorders>
              <w:top w:val="nil"/>
              <w:left w:val="single" w:sz="4" w:space="0" w:color="auto"/>
              <w:bottom w:val="single" w:sz="8" w:space="0" w:color="000000"/>
              <w:right w:val="single" w:sz="4" w:space="0" w:color="auto"/>
            </w:tcBorders>
            <w:shd w:val="clear" w:color="auto" w:fill="auto"/>
            <w:vAlign w:val="center"/>
            <w:hideMark/>
          </w:tcPr>
          <w:p w14:paraId="6419270D" w14:textId="77777777" w:rsidR="003D6A53" w:rsidRPr="003D6A53" w:rsidRDefault="003D6A53" w:rsidP="003D6A53">
            <w:pPr>
              <w:spacing w:after="0" w:line="240" w:lineRule="auto"/>
              <w:rPr>
                <w:rFonts w:eastAsia="Times New Roman"/>
                <w:color w:val="000000"/>
                <w:sz w:val="18"/>
                <w:szCs w:val="18"/>
              </w:rPr>
            </w:pPr>
          </w:p>
        </w:tc>
        <w:tc>
          <w:tcPr>
            <w:tcW w:w="1467" w:type="dxa"/>
            <w:vMerge/>
            <w:tcBorders>
              <w:top w:val="nil"/>
              <w:left w:val="single" w:sz="4" w:space="0" w:color="auto"/>
              <w:bottom w:val="single" w:sz="8" w:space="0" w:color="000000"/>
              <w:right w:val="single" w:sz="4" w:space="0" w:color="auto"/>
            </w:tcBorders>
            <w:shd w:val="clear" w:color="auto" w:fill="auto"/>
            <w:vAlign w:val="center"/>
            <w:hideMark/>
          </w:tcPr>
          <w:p w14:paraId="33FC110A" w14:textId="77777777" w:rsidR="003D6A53" w:rsidRPr="003D6A53" w:rsidRDefault="003D6A53" w:rsidP="003D6A53">
            <w:pPr>
              <w:spacing w:after="0" w:line="240" w:lineRule="auto"/>
              <w:rPr>
                <w:rFonts w:eastAsia="Times New Roman"/>
                <w:color w:val="000000"/>
                <w:sz w:val="18"/>
                <w:szCs w:val="18"/>
              </w:rPr>
            </w:pPr>
          </w:p>
        </w:tc>
        <w:tc>
          <w:tcPr>
            <w:tcW w:w="1773" w:type="dxa"/>
            <w:vMerge/>
            <w:tcBorders>
              <w:top w:val="nil"/>
              <w:left w:val="single" w:sz="4" w:space="0" w:color="auto"/>
              <w:bottom w:val="single" w:sz="8" w:space="0" w:color="000000"/>
              <w:right w:val="single" w:sz="4" w:space="0" w:color="auto"/>
            </w:tcBorders>
            <w:shd w:val="clear" w:color="auto" w:fill="auto"/>
            <w:vAlign w:val="center"/>
            <w:hideMark/>
          </w:tcPr>
          <w:p w14:paraId="68267503" w14:textId="77777777" w:rsidR="003D6A53" w:rsidRPr="003D6A53" w:rsidRDefault="003D6A53" w:rsidP="003D6A53">
            <w:pPr>
              <w:spacing w:after="0" w:line="240" w:lineRule="auto"/>
              <w:rPr>
                <w:rFonts w:eastAsia="Times New Roman"/>
                <w:color w:val="000000"/>
                <w:sz w:val="18"/>
                <w:szCs w:val="18"/>
              </w:rPr>
            </w:pPr>
          </w:p>
        </w:tc>
        <w:tc>
          <w:tcPr>
            <w:tcW w:w="1980" w:type="dxa"/>
            <w:vMerge/>
            <w:tcBorders>
              <w:top w:val="nil"/>
              <w:left w:val="single" w:sz="4" w:space="0" w:color="auto"/>
              <w:bottom w:val="single" w:sz="8" w:space="0" w:color="000000"/>
              <w:right w:val="single" w:sz="4" w:space="0" w:color="auto"/>
            </w:tcBorders>
            <w:shd w:val="clear" w:color="auto" w:fill="auto"/>
            <w:vAlign w:val="center"/>
            <w:hideMark/>
          </w:tcPr>
          <w:p w14:paraId="2663DFC4" w14:textId="77777777" w:rsidR="003D6A53" w:rsidRPr="003D6A53" w:rsidRDefault="003D6A53" w:rsidP="003D6A53">
            <w:pPr>
              <w:spacing w:after="0" w:line="240" w:lineRule="auto"/>
              <w:rPr>
                <w:rFonts w:eastAsia="Times New Roman"/>
                <w:color w:val="000000"/>
                <w:sz w:val="18"/>
                <w:szCs w:val="18"/>
              </w:rPr>
            </w:pPr>
          </w:p>
        </w:tc>
        <w:tc>
          <w:tcPr>
            <w:tcW w:w="1710" w:type="dxa"/>
            <w:vMerge/>
            <w:tcBorders>
              <w:top w:val="nil"/>
              <w:left w:val="single" w:sz="4" w:space="0" w:color="auto"/>
              <w:bottom w:val="single" w:sz="8" w:space="0" w:color="000000"/>
              <w:right w:val="single" w:sz="4" w:space="0" w:color="auto"/>
            </w:tcBorders>
            <w:shd w:val="clear" w:color="auto" w:fill="auto"/>
            <w:vAlign w:val="center"/>
            <w:hideMark/>
          </w:tcPr>
          <w:p w14:paraId="608C165A" w14:textId="77777777" w:rsidR="003D6A53" w:rsidRPr="003D6A53" w:rsidRDefault="003D6A53" w:rsidP="003D6A53">
            <w:pPr>
              <w:spacing w:after="0" w:line="240" w:lineRule="auto"/>
              <w:rPr>
                <w:rFonts w:eastAsia="Times New Roman"/>
                <w:color w:val="000000"/>
                <w:sz w:val="18"/>
                <w:szCs w:val="18"/>
              </w:rPr>
            </w:pPr>
          </w:p>
        </w:tc>
        <w:tc>
          <w:tcPr>
            <w:tcW w:w="1890" w:type="dxa"/>
            <w:gridSpan w:val="2"/>
            <w:vMerge/>
            <w:tcBorders>
              <w:top w:val="single" w:sz="4" w:space="0" w:color="auto"/>
              <w:left w:val="single" w:sz="4" w:space="0" w:color="auto"/>
              <w:bottom w:val="single" w:sz="8" w:space="0" w:color="000000"/>
              <w:right w:val="single" w:sz="8" w:space="0" w:color="000000"/>
            </w:tcBorders>
            <w:shd w:val="clear" w:color="auto" w:fill="auto"/>
            <w:vAlign w:val="center"/>
            <w:hideMark/>
          </w:tcPr>
          <w:p w14:paraId="794264B7" w14:textId="77777777" w:rsidR="003D6A53" w:rsidRPr="003D6A53" w:rsidRDefault="003D6A53" w:rsidP="003D6A53">
            <w:pPr>
              <w:spacing w:after="0" w:line="240" w:lineRule="auto"/>
              <w:rPr>
                <w:rFonts w:eastAsia="Times New Roman"/>
                <w:color w:val="000000"/>
                <w:sz w:val="18"/>
                <w:szCs w:val="18"/>
              </w:rPr>
            </w:pPr>
          </w:p>
        </w:tc>
      </w:tr>
      <w:tr w:rsidR="003D6A53" w:rsidRPr="00632E8C" w14:paraId="7CD86095" w14:textId="77777777" w:rsidTr="00632E8C">
        <w:trPr>
          <w:trHeight w:val="300"/>
          <w:jc w:val="center"/>
        </w:trPr>
        <w:tc>
          <w:tcPr>
            <w:tcW w:w="888" w:type="dxa"/>
            <w:vMerge w:val="restart"/>
            <w:tcBorders>
              <w:top w:val="nil"/>
              <w:left w:val="single" w:sz="8" w:space="0" w:color="auto"/>
              <w:bottom w:val="single" w:sz="8" w:space="0" w:color="000000"/>
              <w:right w:val="single" w:sz="4" w:space="0" w:color="auto"/>
            </w:tcBorders>
            <w:shd w:val="clear" w:color="auto" w:fill="auto"/>
            <w:vAlign w:val="center"/>
            <w:hideMark/>
          </w:tcPr>
          <w:p w14:paraId="4DF269F9" w14:textId="25A931D0" w:rsidR="003D6A53" w:rsidRPr="003D6A53" w:rsidRDefault="003D6A53" w:rsidP="003D6A53">
            <w:pPr>
              <w:spacing w:after="0" w:line="240" w:lineRule="auto"/>
              <w:rPr>
                <w:rFonts w:eastAsia="Times New Roman"/>
                <w:color w:val="000000"/>
                <w:sz w:val="18"/>
                <w:szCs w:val="18"/>
              </w:rPr>
            </w:pPr>
            <w:r w:rsidRPr="00632E8C">
              <w:rPr>
                <w:rFonts w:eastAsia="Times New Roman"/>
                <w:color w:val="000000"/>
                <w:sz w:val="18"/>
                <w:szCs w:val="18"/>
              </w:rPr>
              <w:t>[1]</w:t>
            </w:r>
          </w:p>
        </w:tc>
        <w:tc>
          <w:tcPr>
            <w:tcW w:w="4147" w:type="dxa"/>
            <w:gridSpan w:val="3"/>
            <w:tcBorders>
              <w:top w:val="single" w:sz="8" w:space="0" w:color="auto"/>
              <w:left w:val="nil"/>
              <w:bottom w:val="single" w:sz="4" w:space="0" w:color="auto"/>
              <w:right w:val="single" w:sz="4" w:space="0" w:color="auto"/>
            </w:tcBorders>
            <w:shd w:val="clear" w:color="auto" w:fill="auto"/>
            <w:vAlign w:val="center"/>
            <w:hideMark/>
          </w:tcPr>
          <w:p w14:paraId="71611408"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Step1</w:t>
            </w:r>
          </w:p>
        </w:tc>
        <w:tc>
          <w:tcPr>
            <w:tcW w:w="5220" w:type="dxa"/>
            <w:gridSpan w:val="3"/>
            <w:tcBorders>
              <w:top w:val="single" w:sz="8" w:space="0" w:color="auto"/>
              <w:left w:val="nil"/>
              <w:bottom w:val="single" w:sz="4" w:space="0" w:color="auto"/>
              <w:right w:val="single" w:sz="4" w:space="0" w:color="auto"/>
            </w:tcBorders>
            <w:shd w:val="clear" w:color="auto" w:fill="auto"/>
            <w:vAlign w:val="center"/>
            <w:hideMark/>
          </w:tcPr>
          <w:p w14:paraId="344A6055"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Step2</w:t>
            </w:r>
          </w:p>
        </w:tc>
        <w:tc>
          <w:tcPr>
            <w:tcW w:w="1710" w:type="dxa"/>
            <w:tcBorders>
              <w:top w:val="nil"/>
              <w:left w:val="nil"/>
              <w:bottom w:val="single" w:sz="4" w:space="0" w:color="auto"/>
              <w:right w:val="single" w:sz="8" w:space="0" w:color="auto"/>
            </w:tcBorders>
            <w:shd w:val="clear" w:color="auto" w:fill="auto"/>
            <w:noWrap/>
            <w:vAlign w:val="center"/>
            <w:hideMark/>
          </w:tcPr>
          <w:p w14:paraId="245E663C"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Step 3</w:t>
            </w:r>
          </w:p>
        </w:tc>
        <w:tc>
          <w:tcPr>
            <w:tcW w:w="550" w:type="dxa"/>
            <w:tcBorders>
              <w:top w:val="nil"/>
              <w:left w:val="nil"/>
              <w:bottom w:val="nil"/>
              <w:right w:val="nil"/>
            </w:tcBorders>
            <w:shd w:val="clear" w:color="auto" w:fill="auto"/>
            <w:noWrap/>
            <w:vAlign w:val="center"/>
            <w:hideMark/>
          </w:tcPr>
          <w:p w14:paraId="5484DEF7" w14:textId="77777777" w:rsidR="003D6A53" w:rsidRPr="003D6A53" w:rsidRDefault="003D6A53" w:rsidP="003D6A53">
            <w:pPr>
              <w:spacing w:after="0" w:line="240" w:lineRule="auto"/>
              <w:jc w:val="center"/>
              <w:rPr>
                <w:rFonts w:eastAsia="Times New Roman"/>
                <w:color w:val="000000"/>
                <w:sz w:val="18"/>
                <w:szCs w:val="18"/>
              </w:rPr>
            </w:pPr>
          </w:p>
        </w:tc>
        <w:tc>
          <w:tcPr>
            <w:tcW w:w="1340" w:type="dxa"/>
            <w:tcBorders>
              <w:top w:val="nil"/>
              <w:left w:val="nil"/>
              <w:bottom w:val="nil"/>
              <w:right w:val="nil"/>
            </w:tcBorders>
            <w:shd w:val="clear" w:color="auto" w:fill="auto"/>
            <w:noWrap/>
            <w:vAlign w:val="center"/>
            <w:hideMark/>
          </w:tcPr>
          <w:p w14:paraId="086A9B67" w14:textId="77777777" w:rsidR="003D6A53" w:rsidRPr="003D6A53" w:rsidRDefault="003D6A53" w:rsidP="003D6A53">
            <w:pPr>
              <w:spacing w:after="0" w:line="240" w:lineRule="auto"/>
              <w:rPr>
                <w:rFonts w:eastAsia="Times New Roman"/>
                <w:sz w:val="18"/>
                <w:szCs w:val="18"/>
              </w:rPr>
            </w:pPr>
          </w:p>
        </w:tc>
      </w:tr>
      <w:tr w:rsidR="00632E8C" w:rsidRPr="00632E8C" w14:paraId="695F9F5A" w14:textId="77777777" w:rsidTr="00632E8C">
        <w:trPr>
          <w:trHeight w:val="300"/>
          <w:jc w:val="center"/>
        </w:trPr>
        <w:tc>
          <w:tcPr>
            <w:tcW w:w="888" w:type="dxa"/>
            <w:vMerge/>
            <w:tcBorders>
              <w:top w:val="nil"/>
              <w:left w:val="single" w:sz="8" w:space="0" w:color="auto"/>
              <w:bottom w:val="single" w:sz="8" w:space="0" w:color="000000"/>
              <w:right w:val="single" w:sz="4" w:space="0" w:color="auto"/>
            </w:tcBorders>
            <w:shd w:val="clear" w:color="auto" w:fill="auto"/>
            <w:vAlign w:val="center"/>
            <w:hideMark/>
          </w:tcPr>
          <w:p w14:paraId="13FE2DBE" w14:textId="77777777" w:rsidR="003D6A53" w:rsidRPr="003D6A53" w:rsidRDefault="003D6A53" w:rsidP="003D6A53">
            <w:pPr>
              <w:spacing w:after="0" w:line="240" w:lineRule="auto"/>
              <w:rPr>
                <w:rFonts w:eastAsia="Times New Roman"/>
                <w:color w:val="000000"/>
                <w:sz w:val="18"/>
                <w:szCs w:val="18"/>
              </w:rPr>
            </w:pPr>
          </w:p>
        </w:tc>
        <w:tc>
          <w:tcPr>
            <w:tcW w:w="1267" w:type="dxa"/>
            <w:tcBorders>
              <w:top w:val="nil"/>
              <w:left w:val="nil"/>
              <w:bottom w:val="single" w:sz="4" w:space="0" w:color="auto"/>
              <w:right w:val="single" w:sz="4" w:space="0" w:color="auto"/>
            </w:tcBorders>
            <w:shd w:val="clear" w:color="auto" w:fill="auto"/>
            <w:vAlign w:val="center"/>
            <w:hideMark/>
          </w:tcPr>
          <w:p w14:paraId="0147DE1C"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Model</w:t>
            </w:r>
          </w:p>
        </w:tc>
        <w:tc>
          <w:tcPr>
            <w:tcW w:w="1461" w:type="dxa"/>
            <w:tcBorders>
              <w:top w:val="nil"/>
              <w:left w:val="nil"/>
              <w:bottom w:val="single" w:sz="4" w:space="0" w:color="auto"/>
              <w:right w:val="single" w:sz="4" w:space="0" w:color="auto"/>
            </w:tcBorders>
            <w:shd w:val="clear" w:color="auto" w:fill="auto"/>
            <w:vAlign w:val="center"/>
            <w:hideMark/>
          </w:tcPr>
          <w:p w14:paraId="3D20814F" w14:textId="77777777" w:rsidR="003D6A53" w:rsidRPr="003D6A53" w:rsidRDefault="003D6A53" w:rsidP="003D6A53">
            <w:pPr>
              <w:spacing w:after="0" w:line="240" w:lineRule="auto"/>
              <w:jc w:val="center"/>
              <w:rPr>
                <w:rFonts w:eastAsia="Times New Roman"/>
                <w:color w:val="000000"/>
                <w:sz w:val="18"/>
                <w:szCs w:val="18"/>
              </w:rPr>
            </w:pPr>
            <w:proofErr w:type="spellStart"/>
            <w:r w:rsidRPr="003D6A53">
              <w:rPr>
                <w:rFonts w:eastAsia="Times New Roman"/>
                <w:color w:val="000000"/>
                <w:sz w:val="18"/>
                <w:szCs w:val="18"/>
              </w:rPr>
              <w:t>Iput</w:t>
            </w:r>
            <w:proofErr w:type="spellEnd"/>
          </w:p>
        </w:tc>
        <w:tc>
          <w:tcPr>
            <w:tcW w:w="1419" w:type="dxa"/>
            <w:tcBorders>
              <w:top w:val="nil"/>
              <w:left w:val="nil"/>
              <w:bottom w:val="single" w:sz="4" w:space="0" w:color="auto"/>
              <w:right w:val="single" w:sz="4" w:space="0" w:color="auto"/>
            </w:tcBorders>
            <w:shd w:val="clear" w:color="auto" w:fill="auto"/>
            <w:vAlign w:val="center"/>
            <w:hideMark/>
          </w:tcPr>
          <w:p w14:paraId="230D82D4"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Output</w:t>
            </w:r>
          </w:p>
        </w:tc>
        <w:tc>
          <w:tcPr>
            <w:tcW w:w="1467" w:type="dxa"/>
            <w:tcBorders>
              <w:top w:val="nil"/>
              <w:left w:val="nil"/>
              <w:bottom w:val="single" w:sz="4" w:space="0" w:color="auto"/>
              <w:right w:val="single" w:sz="4" w:space="0" w:color="auto"/>
            </w:tcBorders>
            <w:shd w:val="clear" w:color="auto" w:fill="auto"/>
            <w:vAlign w:val="center"/>
            <w:hideMark/>
          </w:tcPr>
          <w:p w14:paraId="5860B6C3"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Model</w:t>
            </w:r>
          </w:p>
        </w:tc>
        <w:tc>
          <w:tcPr>
            <w:tcW w:w="1773" w:type="dxa"/>
            <w:tcBorders>
              <w:top w:val="nil"/>
              <w:left w:val="nil"/>
              <w:bottom w:val="single" w:sz="4" w:space="0" w:color="auto"/>
              <w:right w:val="single" w:sz="4" w:space="0" w:color="auto"/>
            </w:tcBorders>
            <w:shd w:val="clear" w:color="auto" w:fill="auto"/>
            <w:vAlign w:val="center"/>
            <w:hideMark/>
          </w:tcPr>
          <w:p w14:paraId="11503614" w14:textId="77777777" w:rsidR="003D6A53" w:rsidRPr="003D6A53" w:rsidRDefault="003D6A53" w:rsidP="003D6A53">
            <w:pPr>
              <w:spacing w:after="0" w:line="240" w:lineRule="auto"/>
              <w:jc w:val="center"/>
              <w:rPr>
                <w:rFonts w:eastAsia="Times New Roman"/>
                <w:color w:val="000000"/>
                <w:sz w:val="18"/>
                <w:szCs w:val="18"/>
              </w:rPr>
            </w:pPr>
            <w:proofErr w:type="spellStart"/>
            <w:r w:rsidRPr="003D6A53">
              <w:rPr>
                <w:rFonts w:eastAsia="Times New Roman"/>
                <w:color w:val="000000"/>
                <w:sz w:val="18"/>
                <w:szCs w:val="18"/>
              </w:rPr>
              <w:t>Iput</w:t>
            </w:r>
            <w:proofErr w:type="spellEnd"/>
          </w:p>
        </w:tc>
        <w:tc>
          <w:tcPr>
            <w:tcW w:w="1980" w:type="dxa"/>
            <w:tcBorders>
              <w:top w:val="nil"/>
              <w:left w:val="nil"/>
              <w:bottom w:val="single" w:sz="4" w:space="0" w:color="auto"/>
              <w:right w:val="single" w:sz="4" w:space="0" w:color="auto"/>
            </w:tcBorders>
            <w:shd w:val="clear" w:color="auto" w:fill="auto"/>
            <w:vAlign w:val="center"/>
            <w:hideMark/>
          </w:tcPr>
          <w:p w14:paraId="4D374B92"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Output</w:t>
            </w:r>
          </w:p>
        </w:tc>
        <w:tc>
          <w:tcPr>
            <w:tcW w:w="1710" w:type="dxa"/>
            <w:vMerge w:val="restart"/>
            <w:tcBorders>
              <w:top w:val="nil"/>
              <w:left w:val="single" w:sz="4" w:space="0" w:color="auto"/>
              <w:bottom w:val="single" w:sz="8" w:space="0" w:color="000000"/>
              <w:right w:val="single" w:sz="8" w:space="0" w:color="auto"/>
            </w:tcBorders>
            <w:shd w:val="clear" w:color="auto" w:fill="auto"/>
            <w:vAlign w:val="center"/>
            <w:hideMark/>
          </w:tcPr>
          <w:p w14:paraId="5D5B039E" w14:textId="7B1D84F2"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 xml:space="preserve">Comparing the </w:t>
            </w:r>
            <w:r w:rsidR="007315D8">
              <w:rPr>
                <w:rFonts w:eastAsia="Times New Roman"/>
                <w:color w:val="000000"/>
                <w:sz w:val="18"/>
                <w:szCs w:val="18"/>
              </w:rPr>
              <w:t>probability</w:t>
            </w:r>
            <w:r w:rsidRPr="003D6A53">
              <w:rPr>
                <w:rFonts w:eastAsia="Times New Roman"/>
                <w:color w:val="000000"/>
                <w:sz w:val="18"/>
                <w:szCs w:val="18"/>
              </w:rPr>
              <w:t xml:space="preserve"> of </w:t>
            </w:r>
            <w:r w:rsidR="007315D8">
              <w:rPr>
                <w:rFonts w:eastAsia="Times New Roman"/>
                <w:color w:val="000000"/>
                <w:sz w:val="18"/>
                <w:szCs w:val="18"/>
              </w:rPr>
              <w:t>Steps</w:t>
            </w:r>
            <w:r w:rsidRPr="003D6A53">
              <w:rPr>
                <w:rFonts w:eastAsia="Times New Roman"/>
                <w:color w:val="000000"/>
                <w:sz w:val="18"/>
                <w:szCs w:val="18"/>
              </w:rPr>
              <w:t xml:space="preserve"> 1 and 2 assign the class</w:t>
            </w:r>
          </w:p>
        </w:tc>
        <w:tc>
          <w:tcPr>
            <w:tcW w:w="550" w:type="dxa"/>
            <w:tcBorders>
              <w:top w:val="nil"/>
              <w:left w:val="nil"/>
              <w:bottom w:val="nil"/>
              <w:right w:val="nil"/>
            </w:tcBorders>
            <w:shd w:val="clear" w:color="auto" w:fill="auto"/>
            <w:noWrap/>
            <w:vAlign w:val="center"/>
            <w:hideMark/>
          </w:tcPr>
          <w:p w14:paraId="07A6AD9A" w14:textId="77777777" w:rsidR="003D6A53" w:rsidRPr="003D6A53" w:rsidRDefault="003D6A53" w:rsidP="003D6A53">
            <w:pPr>
              <w:spacing w:after="0" w:line="240" w:lineRule="auto"/>
              <w:jc w:val="center"/>
              <w:rPr>
                <w:rFonts w:eastAsia="Times New Roman"/>
                <w:color w:val="000000"/>
                <w:sz w:val="18"/>
                <w:szCs w:val="18"/>
              </w:rPr>
            </w:pPr>
          </w:p>
        </w:tc>
        <w:tc>
          <w:tcPr>
            <w:tcW w:w="1340" w:type="dxa"/>
            <w:tcBorders>
              <w:top w:val="nil"/>
              <w:left w:val="nil"/>
              <w:bottom w:val="nil"/>
              <w:right w:val="nil"/>
            </w:tcBorders>
            <w:shd w:val="clear" w:color="auto" w:fill="auto"/>
            <w:noWrap/>
            <w:vAlign w:val="center"/>
            <w:hideMark/>
          </w:tcPr>
          <w:p w14:paraId="205EA153" w14:textId="77777777" w:rsidR="003D6A53" w:rsidRPr="003D6A53" w:rsidRDefault="003D6A53" w:rsidP="003D6A53">
            <w:pPr>
              <w:spacing w:after="0" w:line="240" w:lineRule="auto"/>
              <w:jc w:val="center"/>
              <w:rPr>
                <w:rFonts w:eastAsia="Times New Roman"/>
                <w:sz w:val="18"/>
                <w:szCs w:val="18"/>
              </w:rPr>
            </w:pPr>
          </w:p>
        </w:tc>
      </w:tr>
      <w:tr w:rsidR="00632E8C" w:rsidRPr="00632E8C" w14:paraId="7C3B56BB" w14:textId="77777777" w:rsidTr="00632E8C">
        <w:trPr>
          <w:trHeight w:val="300"/>
          <w:jc w:val="center"/>
        </w:trPr>
        <w:tc>
          <w:tcPr>
            <w:tcW w:w="888" w:type="dxa"/>
            <w:vMerge/>
            <w:tcBorders>
              <w:top w:val="nil"/>
              <w:left w:val="single" w:sz="8" w:space="0" w:color="auto"/>
              <w:bottom w:val="single" w:sz="8" w:space="0" w:color="000000"/>
              <w:right w:val="single" w:sz="4" w:space="0" w:color="auto"/>
            </w:tcBorders>
            <w:shd w:val="clear" w:color="auto" w:fill="auto"/>
            <w:vAlign w:val="center"/>
            <w:hideMark/>
          </w:tcPr>
          <w:p w14:paraId="1471345D" w14:textId="77777777" w:rsidR="003D6A53" w:rsidRPr="003D6A53" w:rsidRDefault="003D6A53" w:rsidP="003D6A53">
            <w:pPr>
              <w:spacing w:after="0" w:line="240" w:lineRule="auto"/>
              <w:rPr>
                <w:rFonts w:eastAsia="Times New Roman"/>
                <w:color w:val="000000"/>
                <w:sz w:val="18"/>
                <w:szCs w:val="18"/>
              </w:rPr>
            </w:pPr>
          </w:p>
        </w:tc>
        <w:tc>
          <w:tcPr>
            <w:tcW w:w="1267" w:type="dxa"/>
            <w:vMerge w:val="restart"/>
            <w:tcBorders>
              <w:top w:val="nil"/>
              <w:left w:val="single" w:sz="4" w:space="0" w:color="auto"/>
              <w:bottom w:val="single" w:sz="8" w:space="0" w:color="000000"/>
              <w:right w:val="single" w:sz="4" w:space="0" w:color="auto"/>
            </w:tcBorders>
            <w:shd w:val="clear" w:color="auto" w:fill="auto"/>
            <w:vAlign w:val="center"/>
            <w:hideMark/>
          </w:tcPr>
          <w:p w14:paraId="532AD34C"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FCN (5 feature extraction layers and 1 classification layer)</w:t>
            </w:r>
          </w:p>
        </w:tc>
        <w:tc>
          <w:tcPr>
            <w:tcW w:w="1461" w:type="dxa"/>
            <w:tcBorders>
              <w:top w:val="nil"/>
              <w:left w:val="nil"/>
              <w:bottom w:val="single" w:sz="4" w:space="0" w:color="auto"/>
              <w:right w:val="single" w:sz="4" w:space="0" w:color="auto"/>
            </w:tcBorders>
            <w:shd w:val="clear" w:color="auto" w:fill="auto"/>
            <w:noWrap/>
            <w:vAlign w:val="center"/>
            <w:hideMark/>
          </w:tcPr>
          <w:p w14:paraId="2CF8EBDE"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NAIP</w:t>
            </w:r>
          </w:p>
        </w:tc>
        <w:tc>
          <w:tcPr>
            <w:tcW w:w="1419" w:type="dxa"/>
            <w:vMerge w:val="restart"/>
            <w:tcBorders>
              <w:top w:val="nil"/>
              <w:left w:val="single" w:sz="4" w:space="0" w:color="auto"/>
              <w:bottom w:val="single" w:sz="8" w:space="0" w:color="000000"/>
              <w:right w:val="single" w:sz="4" w:space="0" w:color="auto"/>
            </w:tcBorders>
            <w:shd w:val="clear" w:color="auto" w:fill="auto"/>
            <w:vAlign w:val="center"/>
            <w:hideMark/>
          </w:tcPr>
          <w:p w14:paraId="647D74A5" w14:textId="094B1F6B"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 xml:space="preserve">Pseudo-labels (4 </w:t>
            </w:r>
            <w:r w:rsidR="007315D8">
              <w:rPr>
                <w:rFonts w:eastAsia="Times New Roman"/>
                <w:color w:val="000000"/>
                <w:sz w:val="18"/>
                <w:szCs w:val="18"/>
              </w:rPr>
              <w:t>probs</w:t>
            </w:r>
            <w:r w:rsidRPr="003D6A53">
              <w:rPr>
                <w:rFonts w:eastAsia="Times New Roman"/>
                <w:color w:val="000000"/>
                <w:sz w:val="18"/>
                <w:szCs w:val="18"/>
              </w:rPr>
              <w:t xml:space="preserve"> for each </w:t>
            </w:r>
            <w:r w:rsidR="007315D8">
              <w:rPr>
                <w:rFonts w:eastAsia="Times New Roman"/>
                <w:color w:val="000000"/>
                <w:sz w:val="18"/>
                <w:szCs w:val="18"/>
              </w:rPr>
              <w:t>category</w:t>
            </w:r>
            <w:r w:rsidRPr="003D6A53">
              <w:rPr>
                <w:rFonts w:eastAsia="Times New Roman"/>
                <w:color w:val="000000"/>
                <w:sz w:val="18"/>
                <w:szCs w:val="18"/>
              </w:rPr>
              <w:t>)</w:t>
            </w:r>
          </w:p>
        </w:tc>
        <w:tc>
          <w:tcPr>
            <w:tcW w:w="1467" w:type="dxa"/>
            <w:vMerge w:val="restart"/>
            <w:tcBorders>
              <w:top w:val="nil"/>
              <w:left w:val="single" w:sz="4" w:space="0" w:color="auto"/>
              <w:bottom w:val="single" w:sz="8" w:space="0" w:color="000000"/>
              <w:right w:val="single" w:sz="4" w:space="0" w:color="auto"/>
            </w:tcBorders>
            <w:shd w:val="clear" w:color="auto" w:fill="auto"/>
            <w:noWrap/>
            <w:vAlign w:val="center"/>
            <w:hideMark/>
          </w:tcPr>
          <w:p w14:paraId="3BF0C558"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five FCN models</w:t>
            </w:r>
          </w:p>
        </w:tc>
        <w:tc>
          <w:tcPr>
            <w:tcW w:w="1773" w:type="dxa"/>
            <w:tcBorders>
              <w:top w:val="nil"/>
              <w:left w:val="nil"/>
              <w:bottom w:val="single" w:sz="4" w:space="0" w:color="auto"/>
              <w:right w:val="single" w:sz="4" w:space="0" w:color="auto"/>
            </w:tcBorders>
            <w:shd w:val="clear" w:color="auto" w:fill="auto"/>
            <w:noWrap/>
            <w:vAlign w:val="center"/>
            <w:hideMark/>
          </w:tcPr>
          <w:p w14:paraId="1ECF8DEC"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 xml:space="preserve">Pseudo-labels </w:t>
            </w:r>
          </w:p>
        </w:tc>
        <w:tc>
          <w:tcPr>
            <w:tcW w:w="1980" w:type="dxa"/>
            <w:vMerge w:val="restart"/>
            <w:tcBorders>
              <w:top w:val="nil"/>
              <w:left w:val="single" w:sz="4" w:space="0" w:color="auto"/>
              <w:bottom w:val="single" w:sz="8" w:space="0" w:color="000000"/>
              <w:right w:val="single" w:sz="4" w:space="0" w:color="auto"/>
            </w:tcBorders>
            <w:shd w:val="clear" w:color="auto" w:fill="auto"/>
            <w:noWrap/>
            <w:vAlign w:val="center"/>
            <w:hideMark/>
          </w:tcPr>
          <w:p w14:paraId="1B845F1E"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improve the separability of water</w:t>
            </w:r>
          </w:p>
        </w:tc>
        <w:tc>
          <w:tcPr>
            <w:tcW w:w="1710" w:type="dxa"/>
            <w:vMerge/>
            <w:tcBorders>
              <w:top w:val="nil"/>
              <w:left w:val="single" w:sz="4" w:space="0" w:color="auto"/>
              <w:bottom w:val="single" w:sz="8" w:space="0" w:color="000000"/>
              <w:right w:val="single" w:sz="8" w:space="0" w:color="auto"/>
            </w:tcBorders>
            <w:shd w:val="clear" w:color="auto" w:fill="auto"/>
            <w:vAlign w:val="center"/>
            <w:hideMark/>
          </w:tcPr>
          <w:p w14:paraId="4041C735" w14:textId="77777777" w:rsidR="003D6A53" w:rsidRPr="003D6A53" w:rsidRDefault="003D6A53" w:rsidP="003D6A53">
            <w:pPr>
              <w:spacing w:after="0" w:line="240" w:lineRule="auto"/>
              <w:rPr>
                <w:rFonts w:eastAsia="Times New Roman"/>
                <w:color w:val="000000"/>
                <w:sz w:val="18"/>
                <w:szCs w:val="18"/>
              </w:rPr>
            </w:pPr>
          </w:p>
        </w:tc>
        <w:tc>
          <w:tcPr>
            <w:tcW w:w="550" w:type="dxa"/>
            <w:tcBorders>
              <w:top w:val="nil"/>
              <w:left w:val="nil"/>
              <w:bottom w:val="nil"/>
              <w:right w:val="nil"/>
            </w:tcBorders>
            <w:shd w:val="clear" w:color="auto" w:fill="auto"/>
            <w:noWrap/>
            <w:vAlign w:val="center"/>
            <w:hideMark/>
          </w:tcPr>
          <w:p w14:paraId="368416C5" w14:textId="77777777" w:rsidR="003D6A53" w:rsidRPr="003D6A53" w:rsidRDefault="003D6A53" w:rsidP="003D6A53">
            <w:pPr>
              <w:spacing w:after="0" w:line="240" w:lineRule="auto"/>
              <w:jc w:val="center"/>
              <w:rPr>
                <w:rFonts w:eastAsia="Times New Roman"/>
                <w:color w:val="000000"/>
                <w:sz w:val="18"/>
                <w:szCs w:val="18"/>
              </w:rPr>
            </w:pPr>
          </w:p>
        </w:tc>
        <w:tc>
          <w:tcPr>
            <w:tcW w:w="1340" w:type="dxa"/>
            <w:tcBorders>
              <w:top w:val="nil"/>
              <w:left w:val="nil"/>
              <w:bottom w:val="nil"/>
              <w:right w:val="nil"/>
            </w:tcBorders>
            <w:shd w:val="clear" w:color="auto" w:fill="auto"/>
            <w:noWrap/>
            <w:vAlign w:val="center"/>
            <w:hideMark/>
          </w:tcPr>
          <w:p w14:paraId="046A473B" w14:textId="77777777" w:rsidR="003D6A53" w:rsidRPr="003D6A53" w:rsidRDefault="003D6A53" w:rsidP="003D6A53">
            <w:pPr>
              <w:spacing w:after="0" w:line="240" w:lineRule="auto"/>
              <w:jc w:val="center"/>
              <w:rPr>
                <w:rFonts w:eastAsia="Times New Roman"/>
                <w:sz w:val="18"/>
                <w:szCs w:val="18"/>
              </w:rPr>
            </w:pPr>
          </w:p>
        </w:tc>
      </w:tr>
      <w:tr w:rsidR="00632E8C" w:rsidRPr="00632E8C" w14:paraId="77826A2D" w14:textId="77777777" w:rsidTr="00632E8C">
        <w:trPr>
          <w:trHeight w:val="300"/>
          <w:jc w:val="center"/>
        </w:trPr>
        <w:tc>
          <w:tcPr>
            <w:tcW w:w="888" w:type="dxa"/>
            <w:vMerge/>
            <w:tcBorders>
              <w:top w:val="nil"/>
              <w:left w:val="single" w:sz="8" w:space="0" w:color="auto"/>
              <w:bottom w:val="single" w:sz="8" w:space="0" w:color="000000"/>
              <w:right w:val="single" w:sz="4" w:space="0" w:color="auto"/>
            </w:tcBorders>
            <w:shd w:val="clear" w:color="auto" w:fill="auto"/>
            <w:vAlign w:val="center"/>
            <w:hideMark/>
          </w:tcPr>
          <w:p w14:paraId="0B7B3BE6" w14:textId="77777777" w:rsidR="003D6A53" w:rsidRPr="003D6A53" w:rsidRDefault="003D6A53" w:rsidP="003D6A53">
            <w:pPr>
              <w:spacing w:after="0" w:line="240" w:lineRule="auto"/>
              <w:rPr>
                <w:rFonts w:eastAsia="Times New Roman"/>
                <w:color w:val="000000"/>
                <w:sz w:val="18"/>
                <w:szCs w:val="18"/>
              </w:rPr>
            </w:pPr>
          </w:p>
        </w:tc>
        <w:tc>
          <w:tcPr>
            <w:tcW w:w="1267" w:type="dxa"/>
            <w:vMerge/>
            <w:tcBorders>
              <w:top w:val="nil"/>
              <w:left w:val="single" w:sz="4" w:space="0" w:color="auto"/>
              <w:bottom w:val="single" w:sz="8" w:space="0" w:color="000000"/>
              <w:right w:val="single" w:sz="4" w:space="0" w:color="auto"/>
            </w:tcBorders>
            <w:shd w:val="clear" w:color="auto" w:fill="auto"/>
            <w:vAlign w:val="center"/>
            <w:hideMark/>
          </w:tcPr>
          <w:p w14:paraId="7DC94340" w14:textId="77777777" w:rsidR="003D6A53" w:rsidRPr="003D6A53" w:rsidRDefault="003D6A53" w:rsidP="003D6A53">
            <w:pPr>
              <w:spacing w:after="0" w:line="240" w:lineRule="auto"/>
              <w:rPr>
                <w:rFonts w:eastAsia="Times New Roman"/>
                <w:color w:val="000000"/>
                <w:sz w:val="18"/>
                <w:szCs w:val="18"/>
              </w:rPr>
            </w:pPr>
          </w:p>
        </w:tc>
        <w:tc>
          <w:tcPr>
            <w:tcW w:w="1461" w:type="dxa"/>
            <w:tcBorders>
              <w:top w:val="nil"/>
              <w:left w:val="nil"/>
              <w:bottom w:val="single" w:sz="8" w:space="0" w:color="auto"/>
              <w:right w:val="single" w:sz="4" w:space="0" w:color="auto"/>
            </w:tcBorders>
            <w:shd w:val="clear" w:color="auto" w:fill="auto"/>
            <w:noWrap/>
            <w:vAlign w:val="center"/>
            <w:hideMark/>
          </w:tcPr>
          <w:p w14:paraId="2D25DBDF"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NLCD</w:t>
            </w:r>
          </w:p>
        </w:tc>
        <w:tc>
          <w:tcPr>
            <w:tcW w:w="1419" w:type="dxa"/>
            <w:vMerge/>
            <w:tcBorders>
              <w:top w:val="nil"/>
              <w:left w:val="single" w:sz="4" w:space="0" w:color="auto"/>
              <w:bottom w:val="single" w:sz="8" w:space="0" w:color="000000"/>
              <w:right w:val="single" w:sz="4" w:space="0" w:color="auto"/>
            </w:tcBorders>
            <w:shd w:val="clear" w:color="auto" w:fill="auto"/>
            <w:vAlign w:val="center"/>
            <w:hideMark/>
          </w:tcPr>
          <w:p w14:paraId="2070C9F6" w14:textId="77777777" w:rsidR="003D6A53" w:rsidRPr="003D6A53" w:rsidRDefault="003D6A53" w:rsidP="003D6A53">
            <w:pPr>
              <w:spacing w:after="0" w:line="240" w:lineRule="auto"/>
              <w:rPr>
                <w:rFonts w:eastAsia="Times New Roman"/>
                <w:color w:val="000000"/>
                <w:sz w:val="18"/>
                <w:szCs w:val="18"/>
              </w:rPr>
            </w:pPr>
          </w:p>
        </w:tc>
        <w:tc>
          <w:tcPr>
            <w:tcW w:w="1467" w:type="dxa"/>
            <w:vMerge/>
            <w:tcBorders>
              <w:top w:val="nil"/>
              <w:left w:val="single" w:sz="4" w:space="0" w:color="auto"/>
              <w:bottom w:val="single" w:sz="8" w:space="0" w:color="000000"/>
              <w:right w:val="single" w:sz="4" w:space="0" w:color="auto"/>
            </w:tcBorders>
            <w:shd w:val="clear" w:color="auto" w:fill="auto"/>
            <w:vAlign w:val="center"/>
            <w:hideMark/>
          </w:tcPr>
          <w:p w14:paraId="2200B4F1" w14:textId="77777777" w:rsidR="003D6A53" w:rsidRPr="003D6A53" w:rsidRDefault="003D6A53" w:rsidP="003D6A53">
            <w:pPr>
              <w:spacing w:after="0" w:line="240" w:lineRule="auto"/>
              <w:rPr>
                <w:rFonts w:eastAsia="Times New Roman"/>
                <w:color w:val="000000"/>
                <w:sz w:val="18"/>
                <w:szCs w:val="18"/>
              </w:rPr>
            </w:pPr>
          </w:p>
        </w:tc>
        <w:tc>
          <w:tcPr>
            <w:tcW w:w="1773" w:type="dxa"/>
            <w:tcBorders>
              <w:top w:val="nil"/>
              <w:left w:val="nil"/>
              <w:bottom w:val="single" w:sz="8" w:space="0" w:color="auto"/>
              <w:right w:val="single" w:sz="4" w:space="0" w:color="auto"/>
            </w:tcBorders>
            <w:shd w:val="clear" w:color="auto" w:fill="auto"/>
            <w:noWrap/>
            <w:vAlign w:val="center"/>
            <w:hideMark/>
          </w:tcPr>
          <w:p w14:paraId="102A3B79"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NAIP, MNDWI from 8-Landsat (New feature)</w:t>
            </w:r>
          </w:p>
        </w:tc>
        <w:tc>
          <w:tcPr>
            <w:tcW w:w="1980" w:type="dxa"/>
            <w:vMerge/>
            <w:tcBorders>
              <w:top w:val="nil"/>
              <w:left w:val="single" w:sz="4" w:space="0" w:color="auto"/>
              <w:bottom w:val="single" w:sz="8" w:space="0" w:color="000000"/>
              <w:right w:val="single" w:sz="4" w:space="0" w:color="auto"/>
            </w:tcBorders>
            <w:shd w:val="clear" w:color="auto" w:fill="auto"/>
            <w:vAlign w:val="center"/>
            <w:hideMark/>
          </w:tcPr>
          <w:p w14:paraId="3F385418" w14:textId="77777777" w:rsidR="003D6A53" w:rsidRPr="003D6A53" w:rsidRDefault="003D6A53" w:rsidP="003D6A53">
            <w:pPr>
              <w:spacing w:after="0" w:line="240" w:lineRule="auto"/>
              <w:rPr>
                <w:rFonts w:eastAsia="Times New Roman"/>
                <w:color w:val="000000"/>
                <w:sz w:val="18"/>
                <w:szCs w:val="18"/>
              </w:rPr>
            </w:pPr>
          </w:p>
        </w:tc>
        <w:tc>
          <w:tcPr>
            <w:tcW w:w="1710" w:type="dxa"/>
            <w:vMerge/>
            <w:tcBorders>
              <w:top w:val="nil"/>
              <w:left w:val="single" w:sz="4" w:space="0" w:color="auto"/>
              <w:bottom w:val="single" w:sz="8" w:space="0" w:color="000000"/>
              <w:right w:val="single" w:sz="8" w:space="0" w:color="auto"/>
            </w:tcBorders>
            <w:shd w:val="clear" w:color="auto" w:fill="auto"/>
            <w:vAlign w:val="center"/>
            <w:hideMark/>
          </w:tcPr>
          <w:p w14:paraId="6EFEECF7" w14:textId="77777777" w:rsidR="003D6A53" w:rsidRPr="003D6A53" w:rsidRDefault="003D6A53" w:rsidP="003D6A53">
            <w:pPr>
              <w:spacing w:after="0" w:line="240" w:lineRule="auto"/>
              <w:rPr>
                <w:rFonts w:eastAsia="Times New Roman"/>
                <w:color w:val="000000"/>
                <w:sz w:val="18"/>
                <w:szCs w:val="18"/>
              </w:rPr>
            </w:pPr>
          </w:p>
        </w:tc>
        <w:tc>
          <w:tcPr>
            <w:tcW w:w="550" w:type="dxa"/>
            <w:tcBorders>
              <w:top w:val="nil"/>
              <w:left w:val="nil"/>
              <w:bottom w:val="nil"/>
              <w:right w:val="nil"/>
            </w:tcBorders>
            <w:shd w:val="clear" w:color="auto" w:fill="auto"/>
            <w:noWrap/>
            <w:vAlign w:val="center"/>
            <w:hideMark/>
          </w:tcPr>
          <w:p w14:paraId="44D5AE2D" w14:textId="77777777" w:rsidR="003D6A53" w:rsidRPr="003D6A53" w:rsidRDefault="003D6A53" w:rsidP="003D6A53">
            <w:pPr>
              <w:spacing w:after="0" w:line="240" w:lineRule="auto"/>
              <w:jc w:val="center"/>
              <w:rPr>
                <w:rFonts w:eastAsia="Times New Roman"/>
                <w:color w:val="000000"/>
                <w:sz w:val="18"/>
                <w:szCs w:val="18"/>
              </w:rPr>
            </w:pPr>
          </w:p>
        </w:tc>
        <w:tc>
          <w:tcPr>
            <w:tcW w:w="1340" w:type="dxa"/>
            <w:tcBorders>
              <w:top w:val="nil"/>
              <w:left w:val="nil"/>
              <w:bottom w:val="nil"/>
              <w:right w:val="nil"/>
            </w:tcBorders>
            <w:shd w:val="clear" w:color="auto" w:fill="auto"/>
            <w:noWrap/>
            <w:vAlign w:val="center"/>
            <w:hideMark/>
          </w:tcPr>
          <w:p w14:paraId="5487C44C" w14:textId="77777777" w:rsidR="003D6A53" w:rsidRPr="003D6A53" w:rsidRDefault="003D6A53" w:rsidP="003D6A53">
            <w:pPr>
              <w:spacing w:after="0" w:line="240" w:lineRule="auto"/>
              <w:jc w:val="center"/>
              <w:rPr>
                <w:rFonts w:eastAsia="Times New Roman"/>
                <w:sz w:val="18"/>
                <w:szCs w:val="18"/>
              </w:rPr>
            </w:pPr>
          </w:p>
        </w:tc>
      </w:tr>
      <w:tr w:rsidR="003D6A53" w:rsidRPr="00632E8C" w14:paraId="44A9D383" w14:textId="77777777" w:rsidTr="00632E8C">
        <w:trPr>
          <w:trHeight w:val="300"/>
          <w:jc w:val="center"/>
        </w:trPr>
        <w:tc>
          <w:tcPr>
            <w:tcW w:w="888" w:type="dxa"/>
            <w:vMerge w:val="restart"/>
            <w:tcBorders>
              <w:top w:val="nil"/>
              <w:left w:val="single" w:sz="8" w:space="0" w:color="auto"/>
              <w:bottom w:val="single" w:sz="8" w:space="0" w:color="000000"/>
              <w:right w:val="single" w:sz="4" w:space="0" w:color="auto"/>
            </w:tcBorders>
            <w:shd w:val="clear" w:color="auto" w:fill="auto"/>
            <w:noWrap/>
            <w:vAlign w:val="center"/>
            <w:hideMark/>
          </w:tcPr>
          <w:p w14:paraId="613046FE" w14:textId="6CC39EB4" w:rsidR="003D6A53" w:rsidRPr="003D6A53" w:rsidRDefault="00632E8C" w:rsidP="003D6A53">
            <w:pPr>
              <w:spacing w:after="0" w:line="240" w:lineRule="auto"/>
              <w:rPr>
                <w:rFonts w:eastAsia="Times New Roman"/>
                <w:color w:val="000000"/>
                <w:sz w:val="18"/>
                <w:szCs w:val="18"/>
              </w:rPr>
            </w:pPr>
            <w:r w:rsidRPr="00632E8C">
              <w:rPr>
                <w:rFonts w:eastAsia="Times New Roman"/>
                <w:color w:val="000000"/>
                <w:sz w:val="18"/>
                <w:szCs w:val="18"/>
              </w:rPr>
              <w:t>[5]</w:t>
            </w:r>
          </w:p>
        </w:tc>
        <w:tc>
          <w:tcPr>
            <w:tcW w:w="4147" w:type="dxa"/>
            <w:gridSpan w:val="3"/>
            <w:tcBorders>
              <w:top w:val="single" w:sz="8" w:space="0" w:color="auto"/>
              <w:left w:val="nil"/>
              <w:bottom w:val="single" w:sz="4" w:space="0" w:color="auto"/>
              <w:right w:val="single" w:sz="4" w:space="0" w:color="auto"/>
            </w:tcBorders>
            <w:shd w:val="clear" w:color="auto" w:fill="auto"/>
            <w:noWrap/>
            <w:vAlign w:val="center"/>
            <w:hideMark/>
          </w:tcPr>
          <w:p w14:paraId="3A3CC70D"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Step1</w:t>
            </w:r>
          </w:p>
        </w:tc>
        <w:tc>
          <w:tcPr>
            <w:tcW w:w="5220" w:type="dxa"/>
            <w:gridSpan w:val="3"/>
            <w:tcBorders>
              <w:top w:val="single" w:sz="8" w:space="0" w:color="auto"/>
              <w:left w:val="nil"/>
              <w:bottom w:val="single" w:sz="4" w:space="0" w:color="auto"/>
              <w:right w:val="single" w:sz="8" w:space="0" w:color="000000"/>
            </w:tcBorders>
            <w:shd w:val="clear" w:color="auto" w:fill="auto"/>
            <w:noWrap/>
            <w:vAlign w:val="center"/>
            <w:hideMark/>
          </w:tcPr>
          <w:p w14:paraId="48AD01AF"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Step1</w:t>
            </w:r>
          </w:p>
        </w:tc>
        <w:tc>
          <w:tcPr>
            <w:tcW w:w="1710" w:type="dxa"/>
            <w:tcBorders>
              <w:top w:val="nil"/>
              <w:left w:val="nil"/>
              <w:bottom w:val="nil"/>
              <w:right w:val="nil"/>
            </w:tcBorders>
            <w:shd w:val="clear" w:color="auto" w:fill="auto"/>
            <w:noWrap/>
            <w:vAlign w:val="center"/>
            <w:hideMark/>
          </w:tcPr>
          <w:p w14:paraId="302666C0" w14:textId="77777777" w:rsidR="003D6A53" w:rsidRPr="003D6A53" w:rsidRDefault="003D6A53" w:rsidP="003D6A53">
            <w:pPr>
              <w:spacing w:after="0" w:line="240" w:lineRule="auto"/>
              <w:jc w:val="center"/>
              <w:rPr>
                <w:rFonts w:eastAsia="Times New Roman"/>
                <w:color w:val="000000"/>
                <w:sz w:val="18"/>
                <w:szCs w:val="18"/>
              </w:rPr>
            </w:pPr>
          </w:p>
        </w:tc>
        <w:tc>
          <w:tcPr>
            <w:tcW w:w="550" w:type="dxa"/>
            <w:tcBorders>
              <w:top w:val="nil"/>
              <w:left w:val="nil"/>
              <w:bottom w:val="nil"/>
              <w:right w:val="nil"/>
            </w:tcBorders>
            <w:shd w:val="clear" w:color="auto" w:fill="auto"/>
            <w:noWrap/>
            <w:vAlign w:val="center"/>
            <w:hideMark/>
          </w:tcPr>
          <w:p w14:paraId="4C4094DD" w14:textId="77777777" w:rsidR="003D6A53" w:rsidRPr="003D6A53" w:rsidRDefault="003D6A53" w:rsidP="003D6A53">
            <w:pPr>
              <w:spacing w:after="0" w:line="240" w:lineRule="auto"/>
              <w:jc w:val="center"/>
              <w:rPr>
                <w:rFonts w:eastAsia="Times New Roman"/>
                <w:sz w:val="18"/>
                <w:szCs w:val="18"/>
              </w:rPr>
            </w:pPr>
          </w:p>
        </w:tc>
        <w:tc>
          <w:tcPr>
            <w:tcW w:w="1340" w:type="dxa"/>
            <w:tcBorders>
              <w:top w:val="nil"/>
              <w:left w:val="nil"/>
              <w:bottom w:val="nil"/>
              <w:right w:val="nil"/>
            </w:tcBorders>
            <w:shd w:val="clear" w:color="auto" w:fill="auto"/>
            <w:noWrap/>
            <w:vAlign w:val="center"/>
            <w:hideMark/>
          </w:tcPr>
          <w:p w14:paraId="649BB634" w14:textId="77777777" w:rsidR="003D6A53" w:rsidRPr="003D6A53" w:rsidRDefault="003D6A53" w:rsidP="003D6A53">
            <w:pPr>
              <w:spacing w:after="0" w:line="240" w:lineRule="auto"/>
              <w:jc w:val="center"/>
              <w:rPr>
                <w:rFonts w:eastAsia="Times New Roman"/>
                <w:sz w:val="18"/>
                <w:szCs w:val="18"/>
              </w:rPr>
            </w:pPr>
          </w:p>
        </w:tc>
      </w:tr>
      <w:tr w:rsidR="00632E8C" w:rsidRPr="00632E8C" w14:paraId="57FAD0A1" w14:textId="77777777" w:rsidTr="00632E8C">
        <w:trPr>
          <w:trHeight w:val="300"/>
          <w:jc w:val="center"/>
        </w:trPr>
        <w:tc>
          <w:tcPr>
            <w:tcW w:w="888" w:type="dxa"/>
            <w:vMerge/>
            <w:tcBorders>
              <w:top w:val="nil"/>
              <w:left w:val="single" w:sz="8" w:space="0" w:color="auto"/>
              <w:bottom w:val="single" w:sz="8" w:space="0" w:color="000000"/>
              <w:right w:val="single" w:sz="4" w:space="0" w:color="auto"/>
            </w:tcBorders>
            <w:shd w:val="clear" w:color="auto" w:fill="auto"/>
            <w:vAlign w:val="center"/>
            <w:hideMark/>
          </w:tcPr>
          <w:p w14:paraId="422434A3" w14:textId="77777777" w:rsidR="003D6A53" w:rsidRPr="003D6A53" w:rsidRDefault="003D6A53" w:rsidP="003D6A53">
            <w:pPr>
              <w:spacing w:after="0" w:line="240" w:lineRule="auto"/>
              <w:rPr>
                <w:rFonts w:eastAsia="Times New Roman"/>
                <w:color w:val="000000"/>
                <w:sz w:val="18"/>
                <w:szCs w:val="18"/>
              </w:rPr>
            </w:pPr>
          </w:p>
        </w:tc>
        <w:tc>
          <w:tcPr>
            <w:tcW w:w="1267" w:type="dxa"/>
            <w:tcBorders>
              <w:top w:val="nil"/>
              <w:left w:val="nil"/>
              <w:bottom w:val="single" w:sz="4" w:space="0" w:color="auto"/>
              <w:right w:val="single" w:sz="4" w:space="0" w:color="auto"/>
            </w:tcBorders>
            <w:shd w:val="clear" w:color="auto" w:fill="auto"/>
            <w:noWrap/>
            <w:vAlign w:val="center"/>
            <w:hideMark/>
          </w:tcPr>
          <w:p w14:paraId="74874EAB"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Model</w:t>
            </w:r>
          </w:p>
        </w:tc>
        <w:tc>
          <w:tcPr>
            <w:tcW w:w="1461" w:type="dxa"/>
            <w:tcBorders>
              <w:top w:val="nil"/>
              <w:left w:val="nil"/>
              <w:bottom w:val="single" w:sz="4" w:space="0" w:color="auto"/>
              <w:right w:val="single" w:sz="4" w:space="0" w:color="auto"/>
            </w:tcBorders>
            <w:shd w:val="clear" w:color="auto" w:fill="auto"/>
            <w:vAlign w:val="center"/>
            <w:hideMark/>
          </w:tcPr>
          <w:p w14:paraId="05E1F907" w14:textId="77777777" w:rsidR="003D6A53" w:rsidRPr="003D6A53" w:rsidRDefault="003D6A53" w:rsidP="003D6A53">
            <w:pPr>
              <w:spacing w:after="0" w:line="240" w:lineRule="auto"/>
              <w:jc w:val="center"/>
              <w:rPr>
                <w:rFonts w:eastAsia="Times New Roman"/>
                <w:color w:val="000000"/>
                <w:sz w:val="18"/>
                <w:szCs w:val="18"/>
              </w:rPr>
            </w:pPr>
            <w:proofErr w:type="spellStart"/>
            <w:r w:rsidRPr="003D6A53">
              <w:rPr>
                <w:rFonts w:eastAsia="Times New Roman"/>
                <w:color w:val="000000"/>
                <w:sz w:val="18"/>
                <w:szCs w:val="18"/>
              </w:rPr>
              <w:t>Iput</w:t>
            </w:r>
            <w:proofErr w:type="spellEnd"/>
          </w:p>
        </w:tc>
        <w:tc>
          <w:tcPr>
            <w:tcW w:w="1419" w:type="dxa"/>
            <w:tcBorders>
              <w:top w:val="nil"/>
              <w:left w:val="nil"/>
              <w:bottom w:val="single" w:sz="4" w:space="0" w:color="auto"/>
              <w:right w:val="single" w:sz="4" w:space="0" w:color="auto"/>
            </w:tcBorders>
            <w:shd w:val="clear" w:color="auto" w:fill="auto"/>
            <w:vAlign w:val="center"/>
            <w:hideMark/>
          </w:tcPr>
          <w:p w14:paraId="491B322C"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Output</w:t>
            </w:r>
          </w:p>
        </w:tc>
        <w:tc>
          <w:tcPr>
            <w:tcW w:w="1467" w:type="dxa"/>
            <w:tcBorders>
              <w:top w:val="nil"/>
              <w:left w:val="nil"/>
              <w:bottom w:val="single" w:sz="4" w:space="0" w:color="auto"/>
              <w:right w:val="single" w:sz="4" w:space="0" w:color="auto"/>
            </w:tcBorders>
            <w:shd w:val="clear" w:color="auto" w:fill="auto"/>
            <w:noWrap/>
            <w:vAlign w:val="center"/>
            <w:hideMark/>
          </w:tcPr>
          <w:p w14:paraId="33609767"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Model</w:t>
            </w:r>
          </w:p>
        </w:tc>
        <w:tc>
          <w:tcPr>
            <w:tcW w:w="1773" w:type="dxa"/>
            <w:tcBorders>
              <w:top w:val="nil"/>
              <w:left w:val="nil"/>
              <w:bottom w:val="single" w:sz="4" w:space="0" w:color="auto"/>
              <w:right w:val="single" w:sz="4" w:space="0" w:color="auto"/>
            </w:tcBorders>
            <w:shd w:val="clear" w:color="auto" w:fill="auto"/>
            <w:vAlign w:val="center"/>
            <w:hideMark/>
          </w:tcPr>
          <w:p w14:paraId="1B9D26F5" w14:textId="77777777" w:rsidR="003D6A53" w:rsidRPr="003D6A53" w:rsidRDefault="003D6A53" w:rsidP="003D6A53">
            <w:pPr>
              <w:spacing w:after="0" w:line="240" w:lineRule="auto"/>
              <w:jc w:val="center"/>
              <w:rPr>
                <w:rFonts w:eastAsia="Times New Roman"/>
                <w:color w:val="000000"/>
                <w:sz w:val="18"/>
                <w:szCs w:val="18"/>
              </w:rPr>
            </w:pPr>
            <w:proofErr w:type="spellStart"/>
            <w:r w:rsidRPr="003D6A53">
              <w:rPr>
                <w:rFonts w:eastAsia="Times New Roman"/>
                <w:color w:val="000000"/>
                <w:sz w:val="18"/>
                <w:szCs w:val="18"/>
              </w:rPr>
              <w:t>Iput</w:t>
            </w:r>
            <w:proofErr w:type="spellEnd"/>
          </w:p>
        </w:tc>
        <w:tc>
          <w:tcPr>
            <w:tcW w:w="1980" w:type="dxa"/>
            <w:tcBorders>
              <w:top w:val="nil"/>
              <w:left w:val="nil"/>
              <w:bottom w:val="single" w:sz="4" w:space="0" w:color="auto"/>
              <w:right w:val="single" w:sz="8" w:space="0" w:color="auto"/>
            </w:tcBorders>
            <w:shd w:val="clear" w:color="auto" w:fill="auto"/>
            <w:vAlign w:val="center"/>
            <w:hideMark/>
          </w:tcPr>
          <w:p w14:paraId="76EC44FD"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Output</w:t>
            </w:r>
          </w:p>
        </w:tc>
        <w:tc>
          <w:tcPr>
            <w:tcW w:w="1710" w:type="dxa"/>
            <w:tcBorders>
              <w:top w:val="nil"/>
              <w:left w:val="nil"/>
              <w:bottom w:val="nil"/>
              <w:right w:val="nil"/>
            </w:tcBorders>
            <w:shd w:val="clear" w:color="auto" w:fill="auto"/>
            <w:noWrap/>
            <w:vAlign w:val="center"/>
            <w:hideMark/>
          </w:tcPr>
          <w:p w14:paraId="611FA2C2" w14:textId="77777777" w:rsidR="003D6A53" w:rsidRPr="003D6A53" w:rsidRDefault="003D6A53" w:rsidP="003D6A53">
            <w:pPr>
              <w:spacing w:after="0" w:line="240" w:lineRule="auto"/>
              <w:jc w:val="center"/>
              <w:rPr>
                <w:rFonts w:eastAsia="Times New Roman"/>
                <w:color w:val="000000"/>
                <w:sz w:val="18"/>
                <w:szCs w:val="18"/>
              </w:rPr>
            </w:pPr>
          </w:p>
        </w:tc>
        <w:tc>
          <w:tcPr>
            <w:tcW w:w="550" w:type="dxa"/>
            <w:tcBorders>
              <w:top w:val="nil"/>
              <w:left w:val="nil"/>
              <w:bottom w:val="nil"/>
              <w:right w:val="nil"/>
            </w:tcBorders>
            <w:shd w:val="clear" w:color="auto" w:fill="auto"/>
            <w:noWrap/>
            <w:vAlign w:val="center"/>
            <w:hideMark/>
          </w:tcPr>
          <w:p w14:paraId="15B3C844" w14:textId="77777777" w:rsidR="003D6A53" w:rsidRPr="003D6A53" w:rsidRDefault="003D6A53" w:rsidP="003D6A53">
            <w:pPr>
              <w:spacing w:after="0" w:line="240" w:lineRule="auto"/>
              <w:jc w:val="center"/>
              <w:rPr>
                <w:rFonts w:eastAsia="Times New Roman"/>
                <w:sz w:val="18"/>
                <w:szCs w:val="18"/>
              </w:rPr>
            </w:pPr>
          </w:p>
        </w:tc>
        <w:tc>
          <w:tcPr>
            <w:tcW w:w="1340" w:type="dxa"/>
            <w:tcBorders>
              <w:top w:val="nil"/>
              <w:left w:val="nil"/>
              <w:bottom w:val="nil"/>
              <w:right w:val="nil"/>
            </w:tcBorders>
            <w:shd w:val="clear" w:color="auto" w:fill="auto"/>
            <w:noWrap/>
            <w:vAlign w:val="center"/>
            <w:hideMark/>
          </w:tcPr>
          <w:p w14:paraId="2D169FBD" w14:textId="77777777" w:rsidR="003D6A53" w:rsidRPr="003D6A53" w:rsidRDefault="003D6A53" w:rsidP="003D6A53">
            <w:pPr>
              <w:spacing w:after="0" w:line="240" w:lineRule="auto"/>
              <w:jc w:val="center"/>
              <w:rPr>
                <w:rFonts w:eastAsia="Times New Roman"/>
                <w:sz w:val="18"/>
                <w:szCs w:val="18"/>
              </w:rPr>
            </w:pPr>
          </w:p>
        </w:tc>
      </w:tr>
      <w:tr w:rsidR="00632E8C" w:rsidRPr="00632E8C" w14:paraId="03941BD0" w14:textId="77777777" w:rsidTr="00632E8C">
        <w:trPr>
          <w:trHeight w:val="300"/>
          <w:jc w:val="center"/>
        </w:trPr>
        <w:tc>
          <w:tcPr>
            <w:tcW w:w="888" w:type="dxa"/>
            <w:vMerge/>
            <w:tcBorders>
              <w:top w:val="nil"/>
              <w:left w:val="single" w:sz="8" w:space="0" w:color="auto"/>
              <w:bottom w:val="single" w:sz="8" w:space="0" w:color="000000"/>
              <w:right w:val="single" w:sz="4" w:space="0" w:color="auto"/>
            </w:tcBorders>
            <w:shd w:val="clear" w:color="auto" w:fill="auto"/>
            <w:vAlign w:val="center"/>
            <w:hideMark/>
          </w:tcPr>
          <w:p w14:paraId="4C228874" w14:textId="77777777" w:rsidR="003D6A53" w:rsidRPr="003D6A53" w:rsidRDefault="003D6A53" w:rsidP="003D6A53">
            <w:pPr>
              <w:spacing w:after="0" w:line="240" w:lineRule="auto"/>
              <w:rPr>
                <w:rFonts w:eastAsia="Times New Roman"/>
                <w:color w:val="000000"/>
                <w:sz w:val="18"/>
                <w:szCs w:val="18"/>
              </w:rPr>
            </w:pPr>
          </w:p>
        </w:tc>
        <w:tc>
          <w:tcPr>
            <w:tcW w:w="1267" w:type="dxa"/>
            <w:vMerge w:val="restart"/>
            <w:tcBorders>
              <w:top w:val="nil"/>
              <w:left w:val="single" w:sz="4" w:space="0" w:color="auto"/>
              <w:bottom w:val="single" w:sz="8" w:space="0" w:color="000000"/>
              <w:right w:val="single" w:sz="4" w:space="0" w:color="auto"/>
            </w:tcBorders>
            <w:shd w:val="clear" w:color="auto" w:fill="auto"/>
            <w:vAlign w:val="center"/>
            <w:hideMark/>
          </w:tcPr>
          <w:p w14:paraId="30DED590"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FCN (5 feature extraction layers and 1 classification layer)</w:t>
            </w:r>
          </w:p>
        </w:tc>
        <w:tc>
          <w:tcPr>
            <w:tcW w:w="1461" w:type="dxa"/>
            <w:tcBorders>
              <w:top w:val="nil"/>
              <w:left w:val="nil"/>
              <w:bottom w:val="single" w:sz="4" w:space="0" w:color="auto"/>
              <w:right w:val="single" w:sz="4" w:space="0" w:color="auto"/>
            </w:tcBorders>
            <w:shd w:val="clear" w:color="auto" w:fill="auto"/>
            <w:noWrap/>
            <w:vAlign w:val="center"/>
            <w:hideMark/>
          </w:tcPr>
          <w:p w14:paraId="6FB3BA2B"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NAIP</w:t>
            </w:r>
          </w:p>
        </w:tc>
        <w:tc>
          <w:tcPr>
            <w:tcW w:w="1419" w:type="dxa"/>
            <w:vMerge w:val="restart"/>
            <w:tcBorders>
              <w:top w:val="nil"/>
              <w:left w:val="single" w:sz="4" w:space="0" w:color="auto"/>
              <w:bottom w:val="single" w:sz="8" w:space="0" w:color="000000"/>
              <w:right w:val="single" w:sz="4" w:space="0" w:color="auto"/>
            </w:tcBorders>
            <w:shd w:val="clear" w:color="auto" w:fill="auto"/>
            <w:vAlign w:val="center"/>
            <w:hideMark/>
          </w:tcPr>
          <w:p w14:paraId="5CFA010D" w14:textId="61E0A174"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 xml:space="preserve">Pseudo-labels (4 </w:t>
            </w:r>
            <w:r w:rsidR="007315D8">
              <w:rPr>
                <w:rFonts w:eastAsia="Times New Roman"/>
                <w:color w:val="000000"/>
                <w:sz w:val="18"/>
                <w:szCs w:val="18"/>
              </w:rPr>
              <w:t>probs</w:t>
            </w:r>
            <w:r w:rsidRPr="003D6A53">
              <w:rPr>
                <w:rFonts w:eastAsia="Times New Roman"/>
                <w:color w:val="000000"/>
                <w:sz w:val="18"/>
                <w:szCs w:val="18"/>
              </w:rPr>
              <w:t xml:space="preserve"> for each </w:t>
            </w:r>
            <w:r w:rsidR="007315D8">
              <w:rPr>
                <w:rFonts w:eastAsia="Times New Roman"/>
                <w:color w:val="000000"/>
                <w:sz w:val="18"/>
                <w:szCs w:val="18"/>
              </w:rPr>
              <w:t>category</w:t>
            </w:r>
            <w:r w:rsidRPr="003D6A53">
              <w:rPr>
                <w:rFonts w:eastAsia="Times New Roman"/>
                <w:color w:val="000000"/>
                <w:sz w:val="18"/>
                <w:szCs w:val="18"/>
              </w:rPr>
              <w:t>)</w:t>
            </w:r>
          </w:p>
        </w:tc>
        <w:tc>
          <w:tcPr>
            <w:tcW w:w="1467" w:type="dxa"/>
            <w:tcBorders>
              <w:top w:val="nil"/>
              <w:left w:val="nil"/>
              <w:bottom w:val="single" w:sz="4" w:space="0" w:color="auto"/>
              <w:right w:val="single" w:sz="4" w:space="0" w:color="auto"/>
            </w:tcBorders>
            <w:shd w:val="clear" w:color="auto" w:fill="auto"/>
            <w:vAlign w:val="center"/>
            <w:hideMark/>
          </w:tcPr>
          <w:p w14:paraId="7E072C41"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 xml:space="preserve">FCN, U-Net, Deeplabv3, </w:t>
            </w:r>
            <w:proofErr w:type="spellStart"/>
            <w:r w:rsidRPr="003D6A53">
              <w:rPr>
                <w:rFonts w:eastAsia="Times New Roman"/>
                <w:color w:val="000000"/>
                <w:sz w:val="18"/>
                <w:szCs w:val="18"/>
              </w:rPr>
              <w:t>LinkNet</w:t>
            </w:r>
            <w:proofErr w:type="spellEnd"/>
            <w:r w:rsidRPr="003D6A53">
              <w:rPr>
                <w:rFonts w:eastAsia="Times New Roman"/>
                <w:color w:val="000000"/>
                <w:sz w:val="18"/>
                <w:szCs w:val="18"/>
              </w:rPr>
              <w:t xml:space="preserve">, </w:t>
            </w:r>
            <w:proofErr w:type="spellStart"/>
            <w:r w:rsidRPr="003D6A53">
              <w:rPr>
                <w:rFonts w:eastAsia="Times New Roman"/>
                <w:color w:val="000000"/>
                <w:sz w:val="18"/>
                <w:szCs w:val="18"/>
              </w:rPr>
              <w:t>PSPNet</w:t>
            </w:r>
            <w:proofErr w:type="spellEnd"/>
            <w:r w:rsidRPr="003D6A53">
              <w:rPr>
                <w:rFonts w:eastAsia="Times New Roman"/>
                <w:color w:val="000000"/>
                <w:sz w:val="18"/>
                <w:szCs w:val="18"/>
              </w:rPr>
              <w:t>, PAN, FPN (pixel vote)</w:t>
            </w:r>
          </w:p>
        </w:tc>
        <w:tc>
          <w:tcPr>
            <w:tcW w:w="1773" w:type="dxa"/>
            <w:tcBorders>
              <w:top w:val="nil"/>
              <w:left w:val="nil"/>
              <w:bottom w:val="single" w:sz="4" w:space="0" w:color="auto"/>
              <w:right w:val="single" w:sz="4" w:space="0" w:color="auto"/>
            </w:tcBorders>
            <w:shd w:val="clear" w:color="auto" w:fill="auto"/>
            <w:noWrap/>
            <w:vAlign w:val="center"/>
            <w:hideMark/>
          </w:tcPr>
          <w:p w14:paraId="7439C653" w14:textId="34B43413"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 xml:space="preserve">NAIP, Pseudo-labels (4 </w:t>
            </w:r>
            <w:r w:rsidR="007315D8">
              <w:rPr>
                <w:rFonts w:eastAsia="Times New Roman"/>
                <w:color w:val="000000"/>
                <w:sz w:val="18"/>
                <w:szCs w:val="18"/>
              </w:rPr>
              <w:t>probs</w:t>
            </w:r>
            <w:r w:rsidRPr="003D6A53">
              <w:rPr>
                <w:rFonts w:eastAsia="Times New Roman"/>
                <w:color w:val="000000"/>
                <w:sz w:val="18"/>
                <w:szCs w:val="18"/>
              </w:rPr>
              <w:t xml:space="preserve"> for each </w:t>
            </w:r>
            <w:r w:rsidR="007315D8">
              <w:rPr>
                <w:rFonts w:eastAsia="Times New Roman"/>
                <w:color w:val="000000"/>
                <w:sz w:val="18"/>
                <w:szCs w:val="18"/>
              </w:rPr>
              <w:t>category</w:t>
            </w:r>
            <w:r w:rsidRPr="003D6A53">
              <w:rPr>
                <w:rFonts w:eastAsia="Times New Roman"/>
                <w:color w:val="000000"/>
                <w:sz w:val="18"/>
                <w:szCs w:val="18"/>
              </w:rPr>
              <w:t>)</w:t>
            </w:r>
          </w:p>
        </w:tc>
        <w:tc>
          <w:tcPr>
            <w:tcW w:w="1980" w:type="dxa"/>
            <w:vMerge w:val="restart"/>
            <w:tcBorders>
              <w:top w:val="nil"/>
              <w:left w:val="single" w:sz="4" w:space="0" w:color="auto"/>
              <w:bottom w:val="single" w:sz="8" w:space="0" w:color="000000"/>
              <w:right w:val="single" w:sz="8" w:space="0" w:color="auto"/>
            </w:tcBorders>
            <w:shd w:val="clear" w:color="auto" w:fill="auto"/>
            <w:noWrap/>
            <w:vAlign w:val="center"/>
            <w:hideMark/>
          </w:tcPr>
          <w:p w14:paraId="677A6326"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HR label resulted from both model</w:t>
            </w:r>
          </w:p>
        </w:tc>
        <w:tc>
          <w:tcPr>
            <w:tcW w:w="1710" w:type="dxa"/>
            <w:tcBorders>
              <w:top w:val="nil"/>
              <w:left w:val="nil"/>
              <w:bottom w:val="nil"/>
              <w:right w:val="nil"/>
            </w:tcBorders>
            <w:shd w:val="clear" w:color="auto" w:fill="auto"/>
            <w:noWrap/>
            <w:vAlign w:val="center"/>
            <w:hideMark/>
          </w:tcPr>
          <w:p w14:paraId="5D3A9287" w14:textId="77777777" w:rsidR="003D6A53" w:rsidRPr="003D6A53" w:rsidRDefault="003D6A53" w:rsidP="003D6A53">
            <w:pPr>
              <w:spacing w:after="0" w:line="240" w:lineRule="auto"/>
              <w:jc w:val="center"/>
              <w:rPr>
                <w:rFonts w:eastAsia="Times New Roman"/>
                <w:color w:val="000000"/>
                <w:sz w:val="18"/>
                <w:szCs w:val="18"/>
              </w:rPr>
            </w:pPr>
          </w:p>
        </w:tc>
        <w:tc>
          <w:tcPr>
            <w:tcW w:w="550" w:type="dxa"/>
            <w:tcBorders>
              <w:top w:val="nil"/>
              <w:left w:val="nil"/>
              <w:bottom w:val="nil"/>
              <w:right w:val="nil"/>
            </w:tcBorders>
            <w:shd w:val="clear" w:color="auto" w:fill="auto"/>
            <w:noWrap/>
            <w:vAlign w:val="center"/>
            <w:hideMark/>
          </w:tcPr>
          <w:p w14:paraId="2B142A33" w14:textId="77777777" w:rsidR="003D6A53" w:rsidRPr="003D6A53" w:rsidRDefault="003D6A53" w:rsidP="003D6A53">
            <w:pPr>
              <w:spacing w:after="0" w:line="240" w:lineRule="auto"/>
              <w:jc w:val="center"/>
              <w:rPr>
                <w:rFonts w:eastAsia="Times New Roman"/>
                <w:sz w:val="18"/>
                <w:szCs w:val="18"/>
              </w:rPr>
            </w:pPr>
          </w:p>
        </w:tc>
        <w:tc>
          <w:tcPr>
            <w:tcW w:w="1340" w:type="dxa"/>
            <w:tcBorders>
              <w:top w:val="nil"/>
              <w:left w:val="nil"/>
              <w:bottom w:val="nil"/>
              <w:right w:val="nil"/>
            </w:tcBorders>
            <w:shd w:val="clear" w:color="auto" w:fill="auto"/>
            <w:noWrap/>
            <w:vAlign w:val="center"/>
            <w:hideMark/>
          </w:tcPr>
          <w:p w14:paraId="3FA3A23F" w14:textId="77777777" w:rsidR="003D6A53" w:rsidRPr="003D6A53" w:rsidRDefault="003D6A53" w:rsidP="003D6A53">
            <w:pPr>
              <w:spacing w:after="0" w:line="240" w:lineRule="auto"/>
              <w:jc w:val="center"/>
              <w:rPr>
                <w:rFonts w:eastAsia="Times New Roman"/>
                <w:sz w:val="18"/>
                <w:szCs w:val="18"/>
              </w:rPr>
            </w:pPr>
          </w:p>
        </w:tc>
      </w:tr>
      <w:tr w:rsidR="00632E8C" w:rsidRPr="00632E8C" w14:paraId="48D95BB2" w14:textId="77777777" w:rsidTr="00632E8C">
        <w:trPr>
          <w:trHeight w:val="300"/>
          <w:jc w:val="center"/>
        </w:trPr>
        <w:tc>
          <w:tcPr>
            <w:tcW w:w="888" w:type="dxa"/>
            <w:vMerge/>
            <w:tcBorders>
              <w:top w:val="nil"/>
              <w:left w:val="single" w:sz="8" w:space="0" w:color="auto"/>
              <w:bottom w:val="single" w:sz="8" w:space="0" w:color="000000"/>
              <w:right w:val="single" w:sz="4" w:space="0" w:color="auto"/>
            </w:tcBorders>
            <w:shd w:val="clear" w:color="auto" w:fill="auto"/>
            <w:vAlign w:val="center"/>
            <w:hideMark/>
          </w:tcPr>
          <w:p w14:paraId="63FBB4A1" w14:textId="77777777" w:rsidR="003D6A53" w:rsidRPr="003D6A53" w:rsidRDefault="003D6A53" w:rsidP="003D6A53">
            <w:pPr>
              <w:spacing w:after="0" w:line="240" w:lineRule="auto"/>
              <w:rPr>
                <w:rFonts w:eastAsia="Times New Roman"/>
                <w:color w:val="000000"/>
                <w:sz w:val="18"/>
                <w:szCs w:val="18"/>
              </w:rPr>
            </w:pPr>
          </w:p>
        </w:tc>
        <w:tc>
          <w:tcPr>
            <w:tcW w:w="1267" w:type="dxa"/>
            <w:vMerge/>
            <w:tcBorders>
              <w:top w:val="nil"/>
              <w:left w:val="single" w:sz="4" w:space="0" w:color="auto"/>
              <w:bottom w:val="single" w:sz="8" w:space="0" w:color="000000"/>
              <w:right w:val="single" w:sz="4" w:space="0" w:color="auto"/>
            </w:tcBorders>
            <w:shd w:val="clear" w:color="auto" w:fill="auto"/>
            <w:vAlign w:val="center"/>
            <w:hideMark/>
          </w:tcPr>
          <w:p w14:paraId="1997FB1B" w14:textId="77777777" w:rsidR="003D6A53" w:rsidRPr="003D6A53" w:rsidRDefault="003D6A53" w:rsidP="003D6A53">
            <w:pPr>
              <w:spacing w:after="0" w:line="240" w:lineRule="auto"/>
              <w:rPr>
                <w:rFonts w:eastAsia="Times New Roman"/>
                <w:color w:val="000000"/>
                <w:sz w:val="18"/>
                <w:szCs w:val="18"/>
              </w:rPr>
            </w:pPr>
          </w:p>
        </w:tc>
        <w:tc>
          <w:tcPr>
            <w:tcW w:w="1461" w:type="dxa"/>
            <w:tcBorders>
              <w:top w:val="nil"/>
              <w:left w:val="nil"/>
              <w:bottom w:val="single" w:sz="8" w:space="0" w:color="auto"/>
              <w:right w:val="single" w:sz="4" w:space="0" w:color="auto"/>
            </w:tcBorders>
            <w:shd w:val="clear" w:color="auto" w:fill="auto"/>
            <w:noWrap/>
            <w:vAlign w:val="center"/>
            <w:hideMark/>
          </w:tcPr>
          <w:p w14:paraId="768903A3"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NLCD</w:t>
            </w:r>
          </w:p>
        </w:tc>
        <w:tc>
          <w:tcPr>
            <w:tcW w:w="1419" w:type="dxa"/>
            <w:vMerge/>
            <w:tcBorders>
              <w:top w:val="nil"/>
              <w:left w:val="single" w:sz="4" w:space="0" w:color="auto"/>
              <w:bottom w:val="single" w:sz="8" w:space="0" w:color="000000"/>
              <w:right w:val="single" w:sz="4" w:space="0" w:color="auto"/>
            </w:tcBorders>
            <w:shd w:val="clear" w:color="auto" w:fill="auto"/>
            <w:vAlign w:val="center"/>
            <w:hideMark/>
          </w:tcPr>
          <w:p w14:paraId="015D7356" w14:textId="77777777" w:rsidR="003D6A53" w:rsidRPr="003D6A53" w:rsidRDefault="003D6A53" w:rsidP="003D6A53">
            <w:pPr>
              <w:spacing w:after="0" w:line="240" w:lineRule="auto"/>
              <w:rPr>
                <w:rFonts w:eastAsia="Times New Roman"/>
                <w:color w:val="000000"/>
                <w:sz w:val="18"/>
                <w:szCs w:val="18"/>
              </w:rPr>
            </w:pPr>
          </w:p>
        </w:tc>
        <w:tc>
          <w:tcPr>
            <w:tcW w:w="1467" w:type="dxa"/>
            <w:tcBorders>
              <w:top w:val="nil"/>
              <w:left w:val="nil"/>
              <w:bottom w:val="single" w:sz="8" w:space="0" w:color="auto"/>
              <w:right w:val="single" w:sz="4" w:space="0" w:color="auto"/>
            </w:tcBorders>
            <w:shd w:val="clear" w:color="auto" w:fill="auto"/>
            <w:noWrap/>
            <w:vAlign w:val="center"/>
            <w:hideMark/>
          </w:tcPr>
          <w:p w14:paraId="791E6C1A" w14:textId="77777777" w:rsidR="003D6A53" w:rsidRPr="003D6A53" w:rsidRDefault="003D6A53" w:rsidP="003D6A53">
            <w:pPr>
              <w:spacing w:after="0" w:line="240" w:lineRule="auto"/>
              <w:rPr>
                <w:rFonts w:eastAsia="Times New Roman"/>
                <w:color w:val="000000"/>
                <w:sz w:val="18"/>
                <w:szCs w:val="18"/>
              </w:rPr>
            </w:pPr>
            <w:r w:rsidRPr="003D6A53">
              <w:rPr>
                <w:rFonts w:eastAsia="Times New Roman"/>
                <w:color w:val="000000"/>
                <w:sz w:val="18"/>
                <w:szCs w:val="18"/>
              </w:rPr>
              <w:t xml:space="preserve">2 class </w:t>
            </w:r>
            <w:proofErr w:type="spellStart"/>
            <w:r w:rsidRPr="003D6A53">
              <w:rPr>
                <w:rFonts w:eastAsia="Times New Roman"/>
                <w:color w:val="000000"/>
                <w:sz w:val="18"/>
                <w:szCs w:val="18"/>
              </w:rPr>
              <w:t>clasifier</w:t>
            </w:r>
            <w:proofErr w:type="spellEnd"/>
            <w:r w:rsidRPr="003D6A53">
              <w:rPr>
                <w:rFonts w:eastAsia="Times New Roman"/>
                <w:color w:val="000000"/>
                <w:sz w:val="18"/>
                <w:szCs w:val="18"/>
              </w:rPr>
              <w:t xml:space="preserve"> just to detect water</w:t>
            </w:r>
          </w:p>
        </w:tc>
        <w:tc>
          <w:tcPr>
            <w:tcW w:w="1773" w:type="dxa"/>
            <w:tcBorders>
              <w:top w:val="nil"/>
              <w:left w:val="nil"/>
              <w:bottom w:val="single" w:sz="8" w:space="0" w:color="auto"/>
              <w:right w:val="single" w:sz="4" w:space="0" w:color="auto"/>
            </w:tcBorders>
            <w:shd w:val="clear" w:color="auto" w:fill="auto"/>
            <w:vAlign w:val="center"/>
            <w:hideMark/>
          </w:tcPr>
          <w:p w14:paraId="1F2614B0"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 xml:space="preserve">NLCD + NLCD </w:t>
            </w:r>
            <w:proofErr w:type="spellStart"/>
            <w:r w:rsidRPr="003D6A53">
              <w:rPr>
                <w:rFonts w:eastAsia="Times New Roman"/>
                <w:color w:val="000000"/>
                <w:sz w:val="18"/>
                <w:szCs w:val="18"/>
              </w:rPr>
              <w:t>aug</w:t>
            </w:r>
            <w:proofErr w:type="spellEnd"/>
          </w:p>
        </w:tc>
        <w:tc>
          <w:tcPr>
            <w:tcW w:w="1980" w:type="dxa"/>
            <w:vMerge/>
            <w:tcBorders>
              <w:top w:val="nil"/>
              <w:left w:val="single" w:sz="4" w:space="0" w:color="auto"/>
              <w:bottom w:val="single" w:sz="8" w:space="0" w:color="000000"/>
              <w:right w:val="single" w:sz="8" w:space="0" w:color="auto"/>
            </w:tcBorders>
            <w:shd w:val="clear" w:color="auto" w:fill="auto"/>
            <w:vAlign w:val="center"/>
            <w:hideMark/>
          </w:tcPr>
          <w:p w14:paraId="12F470E4" w14:textId="77777777" w:rsidR="003D6A53" w:rsidRPr="003D6A53" w:rsidRDefault="003D6A53" w:rsidP="003D6A53">
            <w:pPr>
              <w:spacing w:after="0" w:line="240" w:lineRule="auto"/>
              <w:rPr>
                <w:rFonts w:eastAsia="Times New Roman"/>
                <w:color w:val="000000"/>
                <w:sz w:val="18"/>
                <w:szCs w:val="18"/>
              </w:rPr>
            </w:pPr>
          </w:p>
        </w:tc>
        <w:tc>
          <w:tcPr>
            <w:tcW w:w="1710" w:type="dxa"/>
            <w:tcBorders>
              <w:top w:val="nil"/>
              <w:left w:val="nil"/>
              <w:bottom w:val="nil"/>
              <w:right w:val="nil"/>
            </w:tcBorders>
            <w:shd w:val="clear" w:color="auto" w:fill="auto"/>
            <w:noWrap/>
            <w:vAlign w:val="center"/>
            <w:hideMark/>
          </w:tcPr>
          <w:p w14:paraId="469BA335" w14:textId="77777777" w:rsidR="003D6A53" w:rsidRPr="003D6A53" w:rsidRDefault="003D6A53" w:rsidP="003D6A53">
            <w:pPr>
              <w:spacing w:after="0" w:line="240" w:lineRule="auto"/>
              <w:jc w:val="center"/>
              <w:rPr>
                <w:rFonts w:eastAsia="Times New Roman"/>
                <w:color w:val="000000"/>
                <w:sz w:val="18"/>
                <w:szCs w:val="18"/>
              </w:rPr>
            </w:pPr>
          </w:p>
        </w:tc>
        <w:tc>
          <w:tcPr>
            <w:tcW w:w="550" w:type="dxa"/>
            <w:tcBorders>
              <w:top w:val="nil"/>
              <w:left w:val="nil"/>
              <w:bottom w:val="nil"/>
              <w:right w:val="nil"/>
            </w:tcBorders>
            <w:shd w:val="clear" w:color="auto" w:fill="auto"/>
            <w:noWrap/>
            <w:vAlign w:val="center"/>
            <w:hideMark/>
          </w:tcPr>
          <w:p w14:paraId="5BD113ED" w14:textId="77777777" w:rsidR="003D6A53" w:rsidRPr="003D6A53" w:rsidRDefault="003D6A53" w:rsidP="003D6A53">
            <w:pPr>
              <w:spacing w:after="0" w:line="240" w:lineRule="auto"/>
              <w:jc w:val="center"/>
              <w:rPr>
                <w:rFonts w:eastAsia="Times New Roman"/>
                <w:sz w:val="18"/>
                <w:szCs w:val="18"/>
              </w:rPr>
            </w:pPr>
          </w:p>
        </w:tc>
        <w:tc>
          <w:tcPr>
            <w:tcW w:w="1340" w:type="dxa"/>
            <w:tcBorders>
              <w:top w:val="nil"/>
              <w:left w:val="nil"/>
              <w:bottom w:val="nil"/>
              <w:right w:val="nil"/>
            </w:tcBorders>
            <w:shd w:val="clear" w:color="auto" w:fill="auto"/>
            <w:noWrap/>
            <w:vAlign w:val="center"/>
            <w:hideMark/>
          </w:tcPr>
          <w:p w14:paraId="7EF6459C" w14:textId="77777777" w:rsidR="003D6A53" w:rsidRPr="003D6A53" w:rsidRDefault="003D6A53" w:rsidP="003D6A53">
            <w:pPr>
              <w:spacing w:after="0" w:line="240" w:lineRule="auto"/>
              <w:jc w:val="center"/>
              <w:rPr>
                <w:rFonts w:eastAsia="Times New Roman"/>
                <w:sz w:val="18"/>
                <w:szCs w:val="18"/>
              </w:rPr>
            </w:pPr>
          </w:p>
        </w:tc>
      </w:tr>
      <w:tr w:rsidR="00632E8C" w:rsidRPr="00632E8C" w14:paraId="7260C1CD" w14:textId="77777777" w:rsidTr="00632E8C">
        <w:trPr>
          <w:trHeight w:val="300"/>
          <w:jc w:val="center"/>
        </w:trPr>
        <w:tc>
          <w:tcPr>
            <w:tcW w:w="888" w:type="dxa"/>
            <w:vMerge w:val="restart"/>
            <w:tcBorders>
              <w:top w:val="nil"/>
              <w:left w:val="single" w:sz="8" w:space="0" w:color="auto"/>
              <w:bottom w:val="single" w:sz="8" w:space="0" w:color="000000"/>
              <w:right w:val="single" w:sz="4" w:space="0" w:color="auto"/>
            </w:tcBorders>
            <w:shd w:val="clear" w:color="auto" w:fill="auto"/>
            <w:vAlign w:val="center"/>
            <w:hideMark/>
          </w:tcPr>
          <w:p w14:paraId="559F9667" w14:textId="6E122638" w:rsidR="003D6A53" w:rsidRPr="003D6A53" w:rsidRDefault="00632E8C" w:rsidP="003D6A53">
            <w:pPr>
              <w:spacing w:after="0" w:line="240" w:lineRule="auto"/>
              <w:rPr>
                <w:rFonts w:eastAsia="Times New Roman"/>
                <w:color w:val="000000"/>
                <w:sz w:val="18"/>
                <w:szCs w:val="18"/>
              </w:rPr>
            </w:pPr>
            <w:r w:rsidRPr="00632E8C">
              <w:rPr>
                <w:rFonts w:eastAsia="Times New Roman"/>
                <w:color w:val="000000"/>
                <w:sz w:val="18"/>
                <w:szCs w:val="18"/>
              </w:rPr>
              <w:t>[3]</w:t>
            </w:r>
            <w:r w:rsidR="003D6A53" w:rsidRPr="003D6A53">
              <w:rPr>
                <w:rFonts w:eastAsia="Times New Roman"/>
                <w:color w:val="000000"/>
                <w:sz w:val="18"/>
                <w:szCs w:val="18"/>
              </w:rPr>
              <w:t xml:space="preserve"> </w:t>
            </w:r>
          </w:p>
        </w:tc>
        <w:tc>
          <w:tcPr>
            <w:tcW w:w="1267" w:type="dxa"/>
            <w:tcBorders>
              <w:top w:val="nil"/>
              <w:left w:val="nil"/>
              <w:bottom w:val="single" w:sz="4" w:space="0" w:color="auto"/>
              <w:right w:val="single" w:sz="4" w:space="0" w:color="auto"/>
            </w:tcBorders>
            <w:shd w:val="clear" w:color="auto" w:fill="auto"/>
            <w:noWrap/>
            <w:vAlign w:val="center"/>
            <w:hideMark/>
          </w:tcPr>
          <w:p w14:paraId="1D0D22D9"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Models</w:t>
            </w:r>
          </w:p>
        </w:tc>
        <w:tc>
          <w:tcPr>
            <w:tcW w:w="1461" w:type="dxa"/>
            <w:tcBorders>
              <w:top w:val="nil"/>
              <w:left w:val="nil"/>
              <w:bottom w:val="single" w:sz="4" w:space="0" w:color="auto"/>
              <w:right w:val="single" w:sz="4" w:space="0" w:color="auto"/>
            </w:tcBorders>
            <w:shd w:val="clear" w:color="auto" w:fill="auto"/>
            <w:vAlign w:val="center"/>
            <w:hideMark/>
          </w:tcPr>
          <w:p w14:paraId="1BFEB18E" w14:textId="21B7A1EB" w:rsidR="003D6A53" w:rsidRPr="003D6A53" w:rsidRDefault="00632E8C" w:rsidP="003D6A53">
            <w:pPr>
              <w:spacing w:after="0" w:line="240" w:lineRule="auto"/>
              <w:jc w:val="center"/>
              <w:rPr>
                <w:rFonts w:eastAsia="Times New Roman"/>
                <w:color w:val="000000"/>
                <w:sz w:val="18"/>
                <w:szCs w:val="18"/>
              </w:rPr>
            </w:pPr>
            <w:r>
              <w:rPr>
                <w:rFonts w:eastAsia="Times New Roman"/>
                <w:color w:val="000000"/>
                <w:sz w:val="18"/>
                <w:szCs w:val="18"/>
              </w:rPr>
              <w:t>Input</w:t>
            </w:r>
          </w:p>
        </w:tc>
        <w:tc>
          <w:tcPr>
            <w:tcW w:w="1419" w:type="dxa"/>
            <w:tcBorders>
              <w:top w:val="nil"/>
              <w:left w:val="nil"/>
              <w:bottom w:val="single" w:sz="4" w:space="0" w:color="auto"/>
              <w:right w:val="single" w:sz="8" w:space="0" w:color="auto"/>
            </w:tcBorders>
            <w:shd w:val="clear" w:color="auto" w:fill="auto"/>
            <w:vAlign w:val="center"/>
            <w:hideMark/>
          </w:tcPr>
          <w:p w14:paraId="14EE5C72"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Output</w:t>
            </w:r>
          </w:p>
        </w:tc>
        <w:tc>
          <w:tcPr>
            <w:tcW w:w="1467" w:type="dxa"/>
            <w:tcBorders>
              <w:top w:val="nil"/>
              <w:left w:val="nil"/>
              <w:bottom w:val="nil"/>
              <w:right w:val="nil"/>
            </w:tcBorders>
            <w:shd w:val="clear" w:color="auto" w:fill="auto"/>
            <w:noWrap/>
            <w:vAlign w:val="center"/>
            <w:hideMark/>
          </w:tcPr>
          <w:p w14:paraId="175D3C4F" w14:textId="77777777" w:rsidR="003D6A53" w:rsidRPr="003D6A53" w:rsidRDefault="003D6A53" w:rsidP="003D6A53">
            <w:pPr>
              <w:spacing w:after="0" w:line="240" w:lineRule="auto"/>
              <w:jc w:val="center"/>
              <w:rPr>
                <w:rFonts w:eastAsia="Times New Roman"/>
                <w:color w:val="000000"/>
                <w:sz w:val="18"/>
                <w:szCs w:val="18"/>
              </w:rPr>
            </w:pPr>
          </w:p>
        </w:tc>
        <w:tc>
          <w:tcPr>
            <w:tcW w:w="1773" w:type="dxa"/>
            <w:tcBorders>
              <w:top w:val="nil"/>
              <w:left w:val="nil"/>
              <w:bottom w:val="nil"/>
              <w:right w:val="nil"/>
            </w:tcBorders>
            <w:shd w:val="clear" w:color="auto" w:fill="auto"/>
            <w:vAlign w:val="center"/>
            <w:hideMark/>
          </w:tcPr>
          <w:p w14:paraId="6EDF73B2" w14:textId="77777777" w:rsidR="003D6A53" w:rsidRPr="003D6A53" w:rsidRDefault="003D6A53" w:rsidP="003D6A53">
            <w:pPr>
              <w:spacing w:after="0" w:line="240" w:lineRule="auto"/>
              <w:jc w:val="center"/>
              <w:rPr>
                <w:rFonts w:eastAsia="Times New Roman"/>
                <w:sz w:val="18"/>
                <w:szCs w:val="18"/>
              </w:rPr>
            </w:pPr>
          </w:p>
        </w:tc>
        <w:tc>
          <w:tcPr>
            <w:tcW w:w="1980" w:type="dxa"/>
            <w:tcBorders>
              <w:top w:val="nil"/>
              <w:left w:val="nil"/>
              <w:bottom w:val="nil"/>
              <w:right w:val="nil"/>
            </w:tcBorders>
            <w:shd w:val="clear" w:color="auto" w:fill="auto"/>
            <w:noWrap/>
            <w:vAlign w:val="center"/>
            <w:hideMark/>
          </w:tcPr>
          <w:p w14:paraId="0D665B12" w14:textId="77777777" w:rsidR="003D6A53" w:rsidRPr="003D6A53" w:rsidRDefault="003D6A53" w:rsidP="003D6A53">
            <w:pPr>
              <w:spacing w:after="0" w:line="240" w:lineRule="auto"/>
              <w:rPr>
                <w:rFonts w:eastAsia="Times New Roman"/>
                <w:sz w:val="18"/>
                <w:szCs w:val="18"/>
              </w:rPr>
            </w:pPr>
          </w:p>
        </w:tc>
        <w:tc>
          <w:tcPr>
            <w:tcW w:w="1710" w:type="dxa"/>
            <w:tcBorders>
              <w:top w:val="nil"/>
              <w:left w:val="nil"/>
              <w:bottom w:val="nil"/>
              <w:right w:val="nil"/>
            </w:tcBorders>
            <w:shd w:val="clear" w:color="auto" w:fill="auto"/>
            <w:noWrap/>
            <w:vAlign w:val="center"/>
            <w:hideMark/>
          </w:tcPr>
          <w:p w14:paraId="2AC06821" w14:textId="77777777" w:rsidR="003D6A53" w:rsidRPr="003D6A53" w:rsidRDefault="003D6A53" w:rsidP="003D6A53">
            <w:pPr>
              <w:spacing w:after="0" w:line="240" w:lineRule="auto"/>
              <w:jc w:val="center"/>
              <w:rPr>
                <w:rFonts w:eastAsia="Times New Roman"/>
                <w:sz w:val="18"/>
                <w:szCs w:val="18"/>
              </w:rPr>
            </w:pPr>
          </w:p>
        </w:tc>
        <w:tc>
          <w:tcPr>
            <w:tcW w:w="550" w:type="dxa"/>
            <w:tcBorders>
              <w:top w:val="nil"/>
              <w:left w:val="nil"/>
              <w:bottom w:val="nil"/>
              <w:right w:val="nil"/>
            </w:tcBorders>
            <w:shd w:val="clear" w:color="auto" w:fill="auto"/>
            <w:noWrap/>
            <w:vAlign w:val="center"/>
            <w:hideMark/>
          </w:tcPr>
          <w:p w14:paraId="3267825F" w14:textId="77777777" w:rsidR="003D6A53" w:rsidRPr="003D6A53" w:rsidRDefault="003D6A53" w:rsidP="003D6A53">
            <w:pPr>
              <w:spacing w:after="0" w:line="240" w:lineRule="auto"/>
              <w:jc w:val="center"/>
              <w:rPr>
                <w:rFonts w:eastAsia="Times New Roman"/>
                <w:sz w:val="18"/>
                <w:szCs w:val="18"/>
              </w:rPr>
            </w:pPr>
          </w:p>
        </w:tc>
        <w:tc>
          <w:tcPr>
            <w:tcW w:w="1340" w:type="dxa"/>
            <w:tcBorders>
              <w:top w:val="nil"/>
              <w:left w:val="nil"/>
              <w:bottom w:val="nil"/>
              <w:right w:val="nil"/>
            </w:tcBorders>
            <w:shd w:val="clear" w:color="auto" w:fill="auto"/>
            <w:noWrap/>
            <w:vAlign w:val="center"/>
            <w:hideMark/>
          </w:tcPr>
          <w:p w14:paraId="48013BD2" w14:textId="77777777" w:rsidR="003D6A53" w:rsidRPr="003D6A53" w:rsidRDefault="003D6A53" w:rsidP="003D6A53">
            <w:pPr>
              <w:spacing w:after="0" w:line="240" w:lineRule="auto"/>
              <w:jc w:val="center"/>
              <w:rPr>
                <w:rFonts w:eastAsia="Times New Roman"/>
                <w:sz w:val="18"/>
                <w:szCs w:val="18"/>
              </w:rPr>
            </w:pPr>
          </w:p>
        </w:tc>
      </w:tr>
      <w:tr w:rsidR="00632E8C" w:rsidRPr="00632E8C" w14:paraId="6864445D" w14:textId="77777777" w:rsidTr="00632E8C">
        <w:trPr>
          <w:trHeight w:val="300"/>
          <w:jc w:val="center"/>
        </w:trPr>
        <w:tc>
          <w:tcPr>
            <w:tcW w:w="888" w:type="dxa"/>
            <w:vMerge/>
            <w:tcBorders>
              <w:top w:val="nil"/>
              <w:left w:val="single" w:sz="8" w:space="0" w:color="auto"/>
              <w:bottom w:val="single" w:sz="8" w:space="0" w:color="000000"/>
              <w:right w:val="single" w:sz="4" w:space="0" w:color="auto"/>
            </w:tcBorders>
            <w:shd w:val="clear" w:color="auto" w:fill="auto"/>
            <w:vAlign w:val="center"/>
            <w:hideMark/>
          </w:tcPr>
          <w:p w14:paraId="04F7BF80" w14:textId="77777777" w:rsidR="003D6A53" w:rsidRPr="003D6A53" w:rsidRDefault="003D6A53" w:rsidP="003D6A53">
            <w:pPr>
              <w:spacing w:after="0" w:line="240" w:lineRule="auto"/>
              <w:rPr>
                <w:rFonts w:eastAsia="Times New Roman"/>
                <w:color w:val="000000"/>
                <w:sz w:val="18"/>
                <w:szCs w:val="18"/>
              </w:rPr>
            </w:pPr>
          </w:p>
        </w:tc>
        <w:tc>
          <w:tcPr>
            <w:tcW w:w="1267" w:type="dxa"/>
            <w:tcBorders>
              <w:top w:val="nil"/>
              <w:left w:val="nil"/>
              <w:bottom w:val="single" w:sz="4" w:space="0" w:color="auto"/>
              <w:right w:val="single" w:sz="4" w:space="0" w:color="auto"/>
            </w:tcBorders>
            <w:shd w:val="clear" w:color="auto" w:fill="auto"/>
            <w:noWrap/>
            <w:vAlign w:val="center"/>
            <w:hideMark/>
          </w:tcPr>
          <w:p w14:paraId="00D77AF2"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FCN tile</w:t>
            </w:r>
          </w:p>
        </w:tc>
        <w:tc>
          <w:tcPr>
            <w:tcW w:w="1461" w:type="dxa"/>
            <w:vMerge w:val="restart"/>
            <w:tcBorders>
              <w:top w:val="nil"/>
              <w:left w:val="single" w:sz="4" w:space="0" w:color="auto"/>
              <w:bottom w:val="single" w:sz="8" w:space="0" w:color="000000"/>
              <w:right w:val="single" w:sz="4" w:space="0" w:color="auto"/>
            </w:tcBorders>
            <w:shd w:val="clear" w:color="auto" w:fill="auto"/>
            <w:noWrap/>
            <w:vAlign w:val="center"/>
            <w:hideMark/>
          </w:tcPr>
          <w:p w14:paraId="65943DD9"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NAIP, NLCD</w:t>
            </w:r>
          </w:p>
        </w:tc>
        <w:tc>
          <w:tcPr>
            <w:tcW w:w="1419" w:type="dxa"/>
            <w:vMerge w:val="restart"/>
            <w:tcBorders>
              <w:top w:val="nil"/>
              <w:left w:val="single" w:sz="4" w:space="0" w:color="auto"/>
              <w:bottom w:val="single" w:sz="8" w:space="0" w:color="000000"/>
              <w:right w:val="single" w:sz="8" w:space="0" w:color="auto"/>
            </w:tcBorders>
            <w:shd w:val="clear" w:color="auto" w:fill="auto"/>
            <w:noWrap/>
            <w:vAlign w:val="center"/>
            <w:hideMark/>
          </w:tcPr>
          <w:p w14:paraId="0315A6EC"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HR Label</w:t>
            </w:r>
          </w:p>
        </w:tc>
        <w:tc>
          <w:tcPr>
            <w:tcW w:w="1467" w:type="dxa"/>
            <w:tcBorders>
              <w:top w:val="nil"/>
              <w:left w:val="nil"/>
              <w:bottom w:val="nil"/>
              <w:right w:val="nil"/>
            </w:tcBorders>
            <w:shd w:val="clear" w:color="auto" w:fill="auto"/>
            <w:noWrap/>
            <w:vAlign w:val="center"/>
            <w:hideMark/>
          </w:tcPr>
          <w:p w14:paraId="70B158B0" w14:textId="77777777" w:rsidR="003D6A53" w:rsidRPr="003D6A53" w:rsidRDefault="003D6A53" w:rsidP="003D6A53">
            <w:pPr>
              <w:spacing w:after="0" w:line="240" w:lineRule="auto"/>
              <w:jc w:val="center"/>
              <w:rPr>
                <w:rFonts w:eastAsia="Times New Roman"/>
                <w:color w:val="000000"/>
                <w:sz w:val="18"/>
                <w:szCs w:val="18"/>
              </w:rPr>
            </w:pPr>
          </w:p>
        </w:tc>
        <w:tc>
          <w:tcPr>
            <w:tcW w:w="1773" w:type="dxa"/>
            <w:tcBorders>
              <w:top w:val="nil"/>
              <w:left w:val="nil"/>
              <w:bottom w:val="nil"/>
              <w:right w:val="nil"/>
            </w:tcBorders>
            <w:shd w:val="clear" w:color="auto" w:fill="auto"/>
            <w:noWrap/>
            <w:vAlign w:val="center"/>
            <w:hideMark/>
          </w:tcPr>
          <w:p w14:paraId="5EA4578B" w14:textId="77777777" w:rsidR="003D6A53" w:rsidRPr="003D6A53" w:rsidRDefault="003D6A53" w:rsidP="003D6A53">
            <w:pPr>
              <w:spacing w:after="0" w:line="240" w:lineRule="auto"/>
              <w:jc w:val="center"/>
              <w:rPr>
                <w:rFonts w:eastAsia="Times New Roman"/>
                <w:sz w:val="18"/>
                <w:szCs w:val="18"/>
              </w:rPr>
            </w:pPr>
          </w:p>
        </w:tc>
        <w:tc>
          <w:tcPr>
            <w:tcW w:w="1980" w:type="dxa"/>
            <w:tcBorders>
              <w:top w:val="nil"/>
              <w:left w:val="nil"/>
              <w:bottom w:val="nil"/>
              <w:right w:val="nil"/>
            </w:tcBorders>
            <w:shd w:val="clear" w:color="auto" w:fill="auto"/>
            <w:noWrap/>
            <w:vAlign w:val="center"/>
            <w:hideMark/>
          </w:tcPr>
          <w:p w14:paraId="61BF46C9" w14:textId="77777777" w:rsidR="003D6A53" w:rsidRPr="003D6A53" w:rsidRDefault="003D6A53" w:rsidP="003D6A53">
            <w:pPr>
              <w:spacing w:after="0" w:line="240" w:lineRule="auto"/>
              <w:jc w:val="center"/>
              <w:rPr>
                <w:rFonts w:eastAsia="Times New Roman"/>
                <w:sz w:val="18"/>
                <w:szCs w:val="18"/>
              </w:rPr>
            </w:pPr>
          </w:p>
        </w:tc>
        <w:tc>
          <w:tcPr>
            <w:tcW w:w="1710" w:type="dxa"/>
            <w:tcBorders>
              <w:top w:val="nil"/>
              <w:left w:val="nil"/>
              <w:bottom w:val="nil"/>
              <w:right w:val="nil"/>
            </w:tcBorders>
            <w:shd w:val="clear" w:color="auto" w:fill="auto"/>
            <w:noWrap/>
            <w:vAlign w:val="center"/>
            <w:hideMark/>
          </w:tcPr>
          <w:p w14:paraId="020B7E51" w14:textId="77777777" w:rsidR="003D6A53" w:rsidRPr="003D6A53" w:rsidRDefault="003D6A53" w:rsidP="003D6A53">
            <w:pPr>
              <w:spacing w:after="0" w:line="240" w:lineRule="auto"/>
              <w:jc w:val="center"/>
              <w:rPr>
                <w:rFonts w:eastAsia="Times New Roman"/>
                <w:sz w:val="18"/>
                <w:szCs w:val="18"/>
              </w:rPr>
            </w:pPr>
          </w:p>
        </w:tc>
        <w:tc>
          <w:tcPr>
            <w:tcW w:w="550" w:type="dxa"/>
            <w:tcBorders>
              <w:top w:val="nil"/>
              <w:left w:val="nil"/>
              <w:bottom w:val="nil"/>
              <w:right w:val="nil"/>
            </w:tcBorders>
            <w:shd w:val="clear" w:color="auto" w:fill="auto"/>
            <w:noWrap/>
            <w:vAlign w:val="center"/>
            <w:hideMark/>
          </w:tcPr>
          <w:p w14:paraId="0DF98F1E" w14:textId="77777777" w:rsidR="003D6A53" w:rsidRPr="003D6A53" w:rsidRDefault="003D6A53" w:rsidP="003D6A53">
            <w:pPr>
              <w:spacing w:after="0" w:line="240" w:lineRule="auto"/>
              <w:jc w:val="center"/>
              <w:rPr>
                <w:rFonts w:eastAsia="Times New Roman"/>
                <w:sz w:val="18"/>
                <w:szCs w:val="18"/>
              </w:rPr>
            </w:pPr>
          </w:p>
        </w:tc>
        <w:tc>
          <w:tcPr>
            <w:tcW w:w="1340" w:type="dxa"/>
            <w:tcBorders>
              <w:top w:val="nil"/>
              <w:left w:val="nil"/>
              <w:bottom w:val="nil"/>
              <w:right w:val="nil"/>
            </w:tcBorders>
            <w:shd w:val="clear" w:color="auto" w:fill="auto"/>
            <w:noWrap/>
            <w:vAlign w:val="center"/>
            <w:hideMark/>
          </w:tcPr>
          <w:p w14:paraId="39F43364" w14:textId="77777777" w:rsidR="003D6A53" w:rsidRPr="003D6A53" w:rsidRDefault="003D6A53" w:rsidP="003D6A53">
            <w:pPr>
              <w:spacing w:after="0" w:line="240" w:lineRule="auto"/>
              <w:jc w:val="center"/>
              <w:rPr>
                <w:rFonts w:eastAsia="Times New Roman"/>
                <w:sz w:val="18"/>
                <w:szCs w:val="18"/>
              </w:rPr>
            </w:pPr>
          </w:p>
        </w:tc>
      </w:tr>
      <w:tr w:rsidR="00632E8C" w:rsidRPr="00632E8C" w14:paraId="19DC4A3E" w14:textId="77777777" w:rsidTr="00632E8C">
        <w:trPr>
          <w:trHeight w:val="300"/>
          <w:jc w:val="center"/>
        </w:trPr>
        <w:tc>
          <w:tcPr>
            <w:tcW w:w="888" w:type="dxa"/>
            <w:vMerge/>
            <w:tcBorders>
              <w:top w:val="nil"/>
              <w:left w:val="single" w:sz="8" w:space="0" w:color="auto"/>
              <w:bottom w:val="single" w:sz="8" w:space="0" w:color="000000"/>
              <w:right w:val="single" w:sz="4" w:space="0" w:color="auto"/>
            </w:tcBorders>
            <w:shd w:val="clear" w:color="auto" w:fill="auto"/>
            <w:vAlign w:val="center"/>
            <w:hideMark/>
          </w:tcPr>
          <w:p w14:paraId="699F9719" w14:textId="77777777" w:rsidR="003D6A53" w:rsidRPr="003D6A53" w:rsidRDefault="003D6A53" w:rsidP="003D6A53">
            <w:pPr>
              <w:spacing w:after="0" w:line="240" w:lineRule="auto"/>
              <w:rPr>
                <w:rFonts w:eastAsia="Times New Roman"/>
                <w:color w:val="000000"/>
                <w:sz w:val="18"/>
                <w:szCs w:val="18"/>
              </w:rPr>
            </w:pPr>
          </w:p>
        </w:tc>
        <w:tc>
          <w:tcPr>
            <w:tcW w:w="1267" w:type="dxa"/>
            <w:tcBorders>
              <w:top w:val="nil"/>
              <w:left w:val="nil"/>
              <w:bottom w:val="single" w:sz="4" w:space="0" w:color="auto"/>
              <w:right w:val="single" w:sz="4" w:space="0" w:color="auto"/>
            </w:tcBorders>
            <w:shd w:val="clear" w:color="auto" w:fill="auto"/>
            <w:noWrap/>
            <w:vAlign w:val="center"/>
            <w:hideMark/>
          </w:tcPr>
          <w:p w14:paraId="53B1F253" w14:textId="77777777"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FCN all</w:t>
            </w:r>
          </w:p>
        </w:tc>
        <w:tc>
          <w:tcPr>
            <w:tcW w:w="1461" w:type="dxa"/>
            <w:vMerge/>
            <w:tcBorders>
              <w:top w:val="nil"/>
              <w:left w:val="single" w:sz="4" w:space="0" w:color="auto"/>
              <w:bottom w:val="single" w:sz="8" w:space="0" w:color="000000"/>
              <w:right w:val="single" w:sz="4" w:space="0" w:color="auto"/>
            </w:tcBorders>
            <w:shd w:val="clear" w:color="auto" w:fill="auto"/>
            <w:vAlign w:val="center"/>
            <w:hideMark/>
          </w:tcPr>
          <w:p w14:paraId="6CAA34AA" w14:textId="77777777" w:rsidR="003D6A53" w:rsidRPr="003D6A53" w:rsidRDefault="003D6A53" w:rsidP="003D6A53">
            <w:pPr>
              <w:spacing w:after="0" w:line="240" w:lineRule="auto"/>
              <w:rPr>
                <w:rFonts w:eastAsia="Times New Roman"/>
                <w:color w:val="000000"/>
                <w:sz w:val="18"/>
                <w:szCs w:val="18"/>
              </w:rPr>
            </w:pPr>
          </w:p>
        </w:tc>
        <w:tc>
          <w:tcPr>
            <w:tcW w:w="1419" w:type="dxa"/>
            <w:vMerge/>
            <w:tcBorders>
              <w:top w:val="nil"/>
              <w:left w:val="single" w:sz="4" w:space="0" w:color="auto"/>
              <w:bottom w:val="single" w:sz="8" w:space="0" w:color="000000"/>
              <w:right w:val="single" w:sz="8" w:space="0" w:color="auto"/>
            </w:tcBorders>
            <w:shd w:val="clear" w:color="auto" w:fill="auto"/>
            <w:vAlign w:val="center"/>
            <w:hideMark/>
          </w:tcPr>
          <w:p w14:paraId="58B347C8" w14:textId="77777777" w:rsidR="003D6A53" w:rsidRPr="003D6A53" w:rsidRDefault="003D6A53" w:rsidP="003D6A53">
            <w:pPr>
              <w:spacing w:after="0" w:line="240" w:lineRule="auto"/>
              <w:rPr>
                <w:rFonts w:eastAsia="Times New Roman"/>
                <w:color w:val="000000"/>
                <w:sz w:val="18"/>
                <w:szCs w:val="18"/>
              </w:rPr>
            </w:pPr>
          </w:p>
        </w:tc>
        <w:tc>
          <w:tcPr>
            <w:tcW w:w="1467" w:type="dxa"/>
            <w:tcBorders>
              <w:top w:val="nil"/>
              <w:left w:val="nil"/>
              <w:bottom w:val="nil"/>
              <w:right w:val="nil"/>
            </w:tcBorders>
            <w:shd w:val="clear" w:color="auto" w:fill="auto"/>
            <w:noWrap/>
            <w:vAlign w:val="center"/>
            <w:hideMark/>
          </w:tcPr>
          <w:p w14:paraId="70D59E64" w14:textId="77777777" w:rsidR="003D6A53" w:rsidRPr="003D6A53" w:rsidRDefault="003D6A53" w:rsidP="003D6A53">
            <w:pPr>
              <w:spacing w:after="0" w:line="240" w:lineRule="auto"/>
              <w:jc w:val="center"/>
              <w:rPr>
                <w:rFonts w:eastAsia="Times New Roman"/>
                <w:color w:val="000000"/>
                <w:sz w:val="18"/>
                <w:szCs w:val="18"/>
              </w:rPr>
            </w:pPr>
          </w:p>
        </w:tc>
        <w:tc>
          <w:tcPr>
            <w:tcW w:w="1773" w:type="dxa"/>
            <w:tcBorders>
              <w:top w:val="nil"/>
              <w:left w:val="nil"/>
              <w:bottom w:val="nil"/>
              <w:right w:val="nil"/>
            </w:tcBorders>
            <w:shd w:val="clear" w:color="auto" w:fill="auto"/>
            <w:noWrap/>
            <w:vAlign w:val="center"/>
            <w:hideMark/>
          </w:tcPr>
          <w:p w14:paraId="4E2A6142" w14:textId="77777777" w:rsidR="003D6A53" w:rsidRPr="003D6A53" w:rsidRDefault="003D6A53" w:rsidP="003D6A53">
            <w:pPr>
              <w:spacing w:after="0" w:line="240" w:lineRule="auto"/>
              <w:jc w:val="center"/>
              <w:rPr>
                <w:rFonts w:eastAsia="Times New Roman"/>
                <w:sz w:val="18"/>
                <w:szCs w:val="18"/>
              </w:rPr>
            </w:pPr>
          </w:p>
        </w:tc>
        <w:tc>
          <w:tcPr>
            <w:tcW w:w="1980" w:type="dxa"/>
            <w:tcBorders>
              <w:top w:val="nil"/>
              <w:left w:val="nil"/>
              <w:bottom w:val="nil"/>
              <w:right w:val="nil"/>
            </w:tcBorders>
            <w:shd w:val="clear" w:color="auto" w:fill="auto"/>
            <w:noWrap/>
            <w:vAlign w:val="center"/>
            <w:hideMark/>
          </w:tcPr>
          <w:p w14:paraId="4AE1EF6D" w14:textId="77777777" w:rsidR="003D6A53" w:rsidRPr="003D6A53" w:rsidRDefault="003D6A53" w:rsidP="003D6A53">
            <w:pPr>
              <w:spacing w:after="0" w:line="240" w:lineRule="auto"/>
              <w:jc w:val="center"/>
              <w:rPr>
                <w:rFonts w:eastAsia="Times New Roman"/>
                <w:sz w:val="18"/>
                <w:szCs w:val="18"/>
              </w:rPr>
            </w:pPr>
          </w:p>
        </w:tc>
        <w:tc>
          <w:tcPr>
            <w:tcW w:w="1710" w:type="dxa"/>
            <w:tcBorders>
              <w:top w:val="nil"/>
              <w:left w:val="nil"/>
              <w:bottom w:val="nil"/>
              <w:right w:val="nil"/>
            </w:tcBorders>
            <w:shd w:val="clear" w:color="auto" w:fill="auto"/>
            <w:noWrap/>
            <w:vAlign w:val="center"/>
            <w:hideMark/>
          </w:tcPr>
          <w:p w14:paraId="58AB0941" w14:textId="77777777" w:rsidR="003D6A53" w:rsidRPr="003D6A53" w:rsidRDefault="003D6A53" w:rsidP="003D6A53">
            <w:pPr>
              <w:spacing w:after="0" w:line="240" w:lineRule="auto"/>
              <w:jc w:val="center"/>
              <w:rPr>
                <w:rFonts w:eastAsia="Times New Roman"/>
                <w:sz w:val="18"/>
                <w:szCs w:val="18"/>
              </w:rPr>
            </w:pPr>
          </w:p>
        </w:tc>
        <w:tc>
          <w:tcPr>
            <w:tcW w:w="550" w:type="dxa"/>
            <w:tcBorders>
              <w:top w:val="nil"/>
              <w:left w:val="nil"/>
              <w:bottom w:val="nil"/>
              <w:right w:val="nil"/>
            </w:tcBorders>
            <w:shd w:val="clear" w:color="auto" w:fill="auto"/>
            <w:noWrap/>
            <w:vAlign w:val="center"/>
            <w:hideMark/>
          </w:tcPr>
          <w:p w14:paraId="348EE897" w14:textId="77777777" w:rsidR="003D6A53" w:rsidRPr="003D6A53" w:rsidRDefault="003D6A53" w:rsidP="003D6A53">
            <w:pPr>
              <w:spacing w:after="0" w:line="240" w:lineRule="auto"/>
              <w:jc w:val="center"/>
              <w:rPr>
                <w:rFonts w:eastAsia="Times New Roman"/>
                <w:sz w:val="18"/>
                <w:szCs w:val="18"/>
              </w:rPr>
            </w:pPr>
          </w:p>
        </w:tc>
        <w:tc>
          <w:tcPr>
            <w:tcW w:w="1340" w:type="dxa"/>
            <w:tcBorders>
              <w:top w:val="nil"/>
              <w:left w:val="nil"/>
              <w:bottom w:val="nil"/>
              <w:right w:val="nil"/>
            </w:tcBorders>
            <w:shd w:val="clear" w:color="auto" w:fill="auto"/>
            <w:noWrap/>
            <w:vAlign w:val="center"/>
            <w:hideMark/>
          </w:tcPr>
          <w:p w14:paraId="697DCADC" w14:textId="77777777" w:rsidR="003D6A53" w:rsidRPr="003D6A53" w:rsidRDefault="003D6A53" w:rsidP="003D6A53">
            <w:pPr>
              <w:spacing w:after="0" w:line="240" w:lineRule="auto"/>
              <w:jc w:val="center"/>
              <w:rPr>
                <w:rFonts w:eastAsia="Times New Roman"/>
                <w:sz w:val="18"/>
                <w:szCs w:val="18"/>
              </w:rPr>
            </w:pPr>
          </w:p>
        </w:tc>
      </w:tr>
      <w:tr w:rsidR="00632E8C" w:rsidRPr="00632E8C" w14:paraId="4FC3AFEC" w14:textId="77777777" w:rsidTr="00632E8C">
        <w:trPr>
          <w:trHeight w:val="315"/>
          <w:jc w:val="center"/>
        </w:trPr>
        <w:tc>
          <w:tcPr>
            <w:tcW w:w="888" w:type="dxa"/>
            <w:vMerge/>
            <w:tcBorders>
              <w:top w:val="nil"/>
              <w:left w:val="single" w:sz="8" w:space="0" w:color="auto"/>
              <w:bottom w:val="single" w:sz="8" w:space="0" w:color="000000"/>
              <w:right w:val="single" w:sz="4" w:space="0" w:color="auto"/>
            </w:tcBorders>
            <w:shd w:val="clear" w:color="auto" w:fill="auto"/>
            <w:vAlign w:val="center"/>
            <w:hideMark/>
          </w:tcPr>
          <w:p w14:paraId="3318EAB7" w14:textId="77777777" w:rsidR="003D6A53" w:rsidRPr="003D6A53" w:rsidRDefault="003D6A53" w:rsidP="003D6A53">
            <w:pPr>
              <w:spacing w:after="0" w:line="240" w:lineRule="auto"/>
              <w:rPr>
                <w:rFonts w:eastAsia="Times New Roman"/>
                <w:color w:val="000000"/>
                <w:sz w:val="18"/>
                <w:szCs w:val="18"/>
              </w:rPr>
            </w:pPr>
          </w:p>
        </w:tc>
        <w:tc>
          <w:tcPr>
            <w:tcW w:w="1267" w:type="dxa"/>
            <w:tcBorders>
              <w:top w:val="nil"/>
              <w:left w:val="nil"/>
              <w:bottom w:val="single" w:sz="8" w:space="0" w:color="auto"/>
              <w:right w:val="single" w:sz="4" w:space="0" w:color="auto"/>
            </w:tcBorders>
            <w:shd w:val="clear" w:color="auto" w:fill="auto"/>
            <w:noWrap/>
            <w:vAlign w:val="center"/>
            <w:hideMark/>
          </w:tcPr>
          <w:p w14:paraId="0B11933E" w14:textId="31393961" w:rsidR="003D6A53" w:rsidRPr="003D6A53" w:rsidRDefault="003D6A53" w:rsidP="003D6A53">
            <w:pPr>
              <w:spacing w:after="0" w:line="240" w:lineRule="auto"/>
              <w:jc w:val="center"/>
              <w:rPr>
                <w:rFonts w:eastAsia="Times New Roman"/>
                <w:color w:val="000000"/>
                <w:sz w:val="18"/>
                <w:szCs w:val="18"/>
              </w:rPr>
            </w:pPr>
            <w:r w:rsidRPr="003D6A53">
              <w:rPr>
                <w:rFonts w:eastAsia="Times New Roman"/>
                <w:color w:val="000000"/>
                <w:sz w:val="18"/>
                <w:szCs w:val="18"/>
              </w:rPr>
              <w:t>-net all</w:t>
            </w:r>
          </w:p>
        </w:tc>
        <w:tc>
          <w:tcPr>
            <w:tcW w:w="1461" w:type="dxa"/>
            <w:vMerge/>
            <w:tcBorders>
              <w:top w:val="nil"/>
              <w:left w:val="single" w:sz="4" w:space="0" w:color="auto"/>
              <w:bottom w:val="single" w:sz="8" w:space="0" w:color="000000"/>
              <w:right w:val="single" w:sz="4" w:space="0" w:color="auto"/>
            </w:tcBorders>
            <w:shd w:val="clear" w:color="auto" w:fill="auto"/>
            <w:vAlign w:val="center"/>
            <w:hideMark/>
          </w:tcPr>
          <w:p w14:paraId="3C4A6899" w14:textId="77777777" w:rsidR="003D6A53" w:rsidRPr="003D6A53" w:rsidRDefault="003D6A53" w:rsidP="003D6A53">
            <w:pPr>
              <w:spacing w:after="0" w:line="240" w:lineRule="auto"/>
              <w:rPr>
                <w:rFonts w:eastAsia="Times New Roman"/>
                <w:color w:val="000000"/>
                <w:sz w:val="18"/>
                <w:szCs w:val="18"/>
              </w:rPr>
            </w:pPr>
          </w:p>
        </w:tc>
        <w:tc>
          <w:tcPr>
            <w:tcW w:w="1419" w:type="dxa"/>
            <w:vMerge/>
            <w:tcBorders>
              <w:top w:val="nil"/>
              <w:left w:val="single" w:sz="4" w:space="0" w:color="auto"/>
              <w:bottom w:val="single" w:sz="8" w:space="0" w:color="000000"/>
              <w:right w:val="single" w:sz="8" w:space="0" w:color="auto"/>
            </w:tcBorders>
            <w:shd w:val="clear" w:color="auto" w:fill="auto"/>
            <w:vAlign w:val="center"/>
            <w:hideMark/>
          </w:tcPr>
          <w:p w14:paraId="0D9B7C78" w14:textId="77777777" w:rsidR="003D6A53" w:rsidRPr="003D6A53" w:rsidRDefault="003D6A53" w:rsidP="003D6A53">
            <w:pPr>
              <w:spacing w:after="0" w:line="240" w:lineRule="auto"/>
              <w:rPr>
                <w:rFonts w:eastAsia="Times New Roman"/>
                <w:color w:val="000000"/>
                <w:sz w:val="18"/>
                <w:szCs w:val="18"/>
              </w:rPr>
            </w:pPr>
          </w:p>
        </w:tc>
        <w:tc>
          <w:tcPr>
            <w:tcW w:w="1467" w:type="dxa"/>
            <w:tcBorders>
              <w:top w:val="nil"/>
              <w:left w:val="nil"/>
              <w:bottom w:val="nil"/>
              <w:right w:val="nil"/>
            </w:tcBorders>
            <w:shd w:val="clear" w:color="auto" w:fill="auto"/>
            <w:noWrap/>
            <w:vAlign w:val="center"/>
            <w:hideMark/>
          </w:tcPr>
          <w:p w14:paraId="2102B4A1" w14:textId="77777777" w:rsidR="003D6A53" w:rsidRPr="003D6A53" w:rsidRDefault="003D6A53" w:rsidP="003D6A53">
            <w:pPr>
              <w:spacing w:after="0" w:line="240" w:lineRule="auto"/>
              <w:jc w:val="center"/>
              <w:rPr>
                <w:rFonts w:eastAsia="Times New Roman"/>
                <w:color w:val="000000"/>
                <w:sz w:val="18"/>
                <w:szCs w:val="18"/>
              </w:rPr>
            </w:pPr>
          </w:p>
        </w:tc>
        <w:tc>
          <w:tcPr>
            <w:tcW w:w="1773" w:type="dxa"/>
            <w:tcBorders>
              <w:top w:val="nil"/>
              <w:left w:val="nil"/>
              <w:bottom w:val="nil"/>
              <w:right w:val="nil"/>
            </w:tcBorders>
            <w:shd w:val="clear" w:color="auto" w:fill="auto"/>
            <w:noWrap/>
            <w:vAlign w:val="center"/>
            <w:hideMark/>
          </w:tcPr>
          <w:p w14:paraId="7FD83E54" w14:textId="77777777" w:rsidR="003D6A53" w:rsidRPr="003D6A53" w:rsidRDefault="003D6A53" w:rsidP="003D6A53">
            <w:pPr>
              <w:spacing w:after="0" w:line="240" w:lineRule="auto"/>
              <w:jc w:val="center"/>
              <w:rPr>
                <w:rFonts w:eastAsia="Times New Roman"/>
                <w:sz w:val="18"/>
                <w:szCs w:val="18"/>
              </w:rPr>
            </w:pPr>
          </w:p>
        </w:tc>
        <w:tc>
          <w:tcPr>
            <w:tcW w:w="1980" w:type="dxa"/>
            <w:tcBorders>
              <w:top w:val="nil"/>
              <w:left w:val="nil"/>
              <w:bottom w:val="nil"/>
              <w:right w:val="nil"/>
            </w:tcBorders>
            <w:shd w:val="clear" w:color="auto" w:fill="auto"/>
            <w:noWrap/>
            <w:vAlign w:val="center"/>
            <w:hideMark/>
          </w:tcPr>
          <w:p w14:paraId="25DC2569" w14:textId="77777777" w:rsidR="003D6A53" w:rsidRPr="003D6A53" w:rsidRDefault="003D6A53" w:rsidP="003D6A53">
            <w:pPr>
              <w:spacing w:after="0" w:line="240" w:lineRule="auto"/>
              <w:jc w:val="center"/>
              <w:rPr>
                <w:rFonts w:eastAsia="Times New Roman"/>
                <w:sz w:val="18"/>
                <w:szCs w:val="18"/>
              </w:rPr>
            </w:pPr>
          </w:p>
        </w:tc>
        <w:tc>
          <w:tcPr>
            <w:tcW w:w="1710" w:type="dxa"/>
            <w:tcBorders>
              <w:top w:val="nil"/>
              <w:left w:val="nil"/>
              <w:bottom w:val="nil"/>
              <w:right w:val="nil"/>
            </w:tcBorders>
            <w:shd w:val="clear" w:color="auto" w:fill="auto"/>
            <w:noWrap/>
            <w:vAlign w:val="center"/>
            <w:hideMark/>
          </w:tcPr>
          <w:p w14:paraId="09940198" w14:textId="77777777" w:rsidR="003D6A53" w:rsidRPr="003D6A53" w:rsidRDefault="003D6A53" w:rsidP="003D6A53">
            <w:pPr>
              <w:spacing w:after="0" w:line="240" w:lineRule="auto"/>
              <w:jc w:val="center"/>
              <w:rPr>
                <w:rFonts w:eastAsia="Times New Roman"/>
                <w:sz w:val="18"/>
                <w:szCs w:val="18"/>
              </w:rPr>
            </w:pPr>
          </w:p>
        </w:tc>
        <w:tc>
          <w:tcPr>
            <w:tcW w:w="550" w:type="dxa"/>
            <w:tcBorders>
              <w:top w:val="nil"/>
              <w:left w:val="nil"/>
              <w:bottom w:val="nil"/>
              <w:right w:val="nil"/>
            </w:tcBorders>
            <w:shd w:val="clear" w:color="auto" w:fill="auto"/>
            <w:noWrap/>
            <w:vAlign w:val="center"/>
            <w:hideMark/>
          </w:tcPr>
          <w:p w14:paraId="0E0DCC89" w14:textId="77777777" w:rsidR="003D6A53" w:rsidRPr="003D6A53" w:rsidRDefault="003D6A53" w:rsidP="003D6A53">
            <w:pPr>
              <w:spacing w:after="0" w:line="240" w:lineRule="auto"/>
              <w:jc w:val="center"/>
              <w:rPr>
                <w:rFonts w:eastAsia="Times New Roman"/>
                <w:sz w:val="18"/>
                <w:szCs w:val="18"/>
              </w:rPr>
            </w:pPr>
          </w:p>
        </w:tc>
        <w:tc>
          <w:tcPr>
            <w:tcW w:w="1340" w:type="dxa"/>
            <w:tcBorders>
              <w:top w:val="nil"/>
              <w:left w:val="nil"/>
              <w:bottom w:val="nil"/>
              <w:right w:val="nil"/>
            </w:tcBorders>
            <w:shd w:val="clear" w:color="auto" w:fill="auto"/>
            <w:noWrap/>
            <w:vAlign w:val="center"/>
            <w:hideMark/>
          </w:tcPr>
          <w:p w14:paraId="426C4C9B" w14:textId="77777777" w:rsidR="003D6A53" w:rsidRPr="003D6A53" w:rsidRDefault="003D6A53" w:rsidP="003D6A53">
            <w:pPr>
              <w:spacing w:after="0" w:line="240" w:lineRule="auto"/>
              <w:jc w:val="center"/>
              <w:rPr>
                <w:rFonts w:eastAsia="Times New Roman"/>
                <w:sz w:val="18"/>
                <w:szCs w:val="18"/>
              </w:rPr>
            </w:pPr>
          </w:p>
        </w:tc>
      </w:tr>
    </w:tbl>
    <w:p w14:paraId="0B6DA9C1" w14:textId="0916026B" w:rsidR="003D6A53" w:rsidRDefault="003D6A53" w:rsidP="00586EA3"/>
    <w:p w14:paraId="340134AC" w14:textId="77777777" w:rsidR="003D6A53" w:rsidRDefault="003D6A53" w:rsidP="00586EA3">
      <w:pPr>
        <w:sectPr w:rsidR="003D6A53" w:rsidSect="003D6A53">
          <w:pgSz w:w="15840" w:h="12240" w:orient="landscape"/>
          <w:pgMar w:top="1440" w:right="1440" w:bottom="1440" w:left="1440" w:header="720" w:footer="720" w:gutter="0"/>
          <w:cols w:space="720"/>
          <w:docGrid w:linePitch="360"/>
        </w:sectPr>
      </w:pPr>
    </w:p>
    <w:p w14:paraId="2C678A47" w14:textId="126ABF54" w:rsidR="003D6A53" w:rsidRDefault="007315D8" w:rsidP="00586EA3">
      <w:r>
        <w:lastRenderedPageBreak/>
        <w:t>The following result</w:t>
      </w:r>
      <w:r w:rsidR="00A731E2">
        <w:t>s</w:t>
      </w:r>
      <w:r>
        <w:t xml:space="preserve"> can be concluded f</w:t>
      </w:r>
      <w:r w:rsidR="00A731E2">
        <w:t xml:space="preserve">rom </w:t>
      </w:r>
      <w:r w:rsidR="00A731E2">
        <w:fldChar w:fldCharType="begin"/>
      </w:r>
      <w:r w:rsidR="00A731E2">
        <w:instrText xml:space="preserve"> REF _Ref119258419 \h </w:instrText>
      </w:r>
      <w:r w:rsidR="00A731E2">
        <w:fldChar w:fldCharType="separate"/>
      </w:r>
      <w:r w:rsidR="00005BC1">
        <w:t xml:space="preserve">Table </w:t>
      </w:r>
      <w:r w:rsidR="00005BC1">
        <w:rPr>
          <w:noProof/>
        </w:rPr>
        <w:t>2</w:t>
      </w:r>
      <w:r w:rsidR="00A731E2">
        <w:fldChar w:fldCharType="end"/>
      </w:r>
      <w:r w:rsidR="00A731E2">
        <w:t xml:space="preserve"> and can be incorporated in the proposed model:</w:t>
      </w:r>
    </w:p>
    <w:p w14:paraId="7031605C" w14:textId="2CDFB92B" w:rsidR="00A731E2" w:rsidRDefault="00DE680E" w:rsidP="00A731E2">
      <w:pPr>
        <w:pStyle w:val="a5"/>
        <w:numPr>
          <w:ilvl w:val="0"/>
          <w:numId w:val="7"/>
        </w:numPr>
      </w:pPr>
      <w:r>
        <w:t xml:space="preserve">It seems that </w:t>
      </w:r>
      <w:r w:rsidR="00D71ABD">
        <w:t>multi-phase</w:t>
      </w:r>
      <w:r>
        <w:t xml:space="preserve"> models </w:t>
      </w:r>
      <w:r w:rsidR="00D71ABD">
        <w:t>resulted in a better result than a single-phase model</w:t>
      </w:r>
    </w:p>
    <w:p w14:paraId="1E618688" w14:textId="745C622C" w:rsidR="00D71ABD" w:rsidRDefault="00D71ABD" w:rsidP="006A6489">
      <w:pPr>
        <w:pStyle w:val="a5"/>
        <w:numPr>
          <w:ilvl w:val="0"/>
          <w:numId w:val="7"/>
        </w:numPr>
      </w:pPr>
      <w:proofErr w:type="spellStart"/>
      <w:r>
        <w:t>Alsomst</w:t>
      </w:r>
      <w:proofErr w:type="spellEnd"/>
      <w:r>
        <w:t xml:space="preserve"> all previous studies used 5</w:t>
      </w:r>
      <w:r w:rsidR="00391AED" w:rsidRPr="00391AED">
        <w:t xml:space="preserve"> layers consisting of 64 three-by-three with </w:t>
      </w:r>
      <w:proofErr w:type="spellStart"/>
      <w:r w:rsidR="00391AED" w:rsidRPr="00391AED">
        <w:t>relu</w:t>
      </w:r>
      <w:proofErr w:type="spellEnd"/>
      <w:r w:rsidR="00391AED" w:rsidRPr="00391AED">
        <w:t xml:space="preserve"> activation function</w:t>
      </w:r>
    </w:p>
    <w:p w14:paraId="52CD1442" w14:textId="350EA743" w:rsidR="00D71ABD" w:rsidRDefault="006125E4" w:rsidP="00A731E2">
      <w:pPr>
        <w:pStyle w:val="a5"/>
        <w:numPr>
          <w:ilvl w:val="0"/>
          <w:numId w:val="7"/>
        </w:numPr>
      </w:pPr>
      <w:r>
        <w:t>To improve the result of one specific category, some studies used a specific neural network to label that category and then add and combine the result of this model to the main model.</w:t>
      </w:r>
    </w:p>
    <w:p w14:paraId="6D73D1EA" w14:textId="56056235" w:rsidR="006125E4" w:rsidRDefault="00391AED" w:rsidP="00A731E2">
      <w:pPr>
        <w:pStyle w:val="a5"/>
        <w:numPr>
          <w:ilvl w:val="0"/>
          <w:numId w:val="7"/>
        </w:numPr>
      </w:pPr>
      <w:r>
        <w:t xml:space="preserve">To improve the result of the main model, extra information from different sources such as </w:t>
      </w:r>
      <w:proofErr w:type="spellStart"/>
      <w:r>
        <w:t>landsat</w:t>
      </w:r>
      <w:proofErr w:type="spellEnd"/>
      <w:r>
        <w:t xml:space="preserve"> data can be used</w:t>
      </w:r>
    </w:p>
    <w:p w14:paraId="27956FA9" w14:textId="33164DC1" w:rsidR="007E5974" w:rsidRDefault="007E5974" w:rsidP="00A731E2">
      <w:pPr>
        <w:pStyle w:val="a5"/>
        <w:numPr>
          <w:ilvl w:val="0"/>
          <w:numId w:val="7"/>
        </w:numPr>
      </w:pPr>
      <w:r>
        <w:t>For the main model some of the famous pre-</w:t>
      </w:r>
      <w:r w:rsidR="00F94583">
        <w:t>trained</w:t>
      </w:r>
      <w:r>
        <w:t xml:space="preserve"> </w:t>
      </w:r>
      <w:r w:rsidR="00F94583">
        <w:t>models</w:t>
      </w:r>
      <w:r>
        <w:t xml:space="preserve"> such as </w:t>
      </w:r>
      <w:proofErr w:type="spellStart"/>
      <w:r w:rsidRPr="007E5974">
        <w:t>HRNet</w:t>
      </w:r>
      <w:proofErr w:type="spellEnd"/>
      <w:r w:rsidRPr="007E5974">
        <w:t>, Deeplabv3+</w:t>
      </w:r>
      <w:r>
        <w:t xml:space="preserve"> were used</w:t>
      </w:r>
    </w:p>
    <w:p w14:paraId="25B4C868" w14:textId="315C799E" w:rsidR="007E5974" w:rsidRDefault="007E5974" w:rsidP="007E5974">
      <w:pPr>
        <w:pStyle w:val="1"/>
      </w:pPr>
      <w:r w:rsidRPr="007E5974">
        <w:t>The potential proposal models</w:t>
      </w:r>
    </w:p>
    <w:p w14:paraId="2926F157" w14:textId="5DFFA55F" w:rsidR="007E5974" w:rsidRDefault="007E5974" w:rsidP="007E5974">
      <w:r>
        <w:t xml:space="preserve">According to the </w:t>
      </w:r>
      <w:r w:rsidR="00F94583">
        <w:t>b</w:t>
      </w:r>
      <w:r w:rsidR="00F94583" w:rsidRPr="00F94583">
        <w:t>ottlenecks</w:t>
      </w:r>
      <w:r w:rsidR="00F94583">
        <w:t xml:space="preserve"> of our base models, previous studies, and the timeline of this project we decided to follow these steps to generate a final model with acceptable results:</w:t>
      </w:r>
    </w:p>
    <w:p w14:paraId="6B2A5683" w14:textId="06C3A7E1" w:rsidR="00F94583" w:rsidRDefault="00F94583" w:rsidP="00F94583">
      <w:r>
        <w:t xml:space="preserve">Step1: in this step, we decided to generate an FCN model and train on the entire dataset. The </w:t>
      </w:r>
      <w:r w:rsidRPr="00F94583">
        <w:t xml:space="preserve">5 layers consisting of 64 three-by-three with </w:t>
      </w:r>
      <w:proofErr w:type="spellStart"/>
      <w:r w:rsidRPr="00F94583">
        <w:t>relu</w:t>
      </w:r>
      <w:proofErr w:type="spellEnd"/>
      <w:r w:rsidRPr="00F94583">
        <w:t xml:space="preserve"> activation </w:t>
      </w:r>
      <w:r>
        <w:t>function can result in a more accurate model. If we have time this model can be used as phase 1 of the entire 3-phase model we are going to propose. In the 3-phase model, this model will be used as preprocess model to generate higher resolution labels for phase 2 (main model).</w:t>
      </w:r>
      <w:r w:rsidR="00550B12" w:rsidRPr="00550B12">
        <w:t xml:space="preserve"> </w:t>
      </w:r>
      <w:r w:rsidR="00550B12">
        <w:t>The model will be trained on the entire dataset (2013 and 2017).</w:t>
      </w:r>
      <w:r>
        <w:t xml:space="preserve"> If we do not have enough time we can propose this model as a final </w:t>
      </w:r>
      <w:proofErr w:type="gramStart"/>
      <w:r>
        <w:t>model[</w:t>
      </w:r>
      <w:proofErr w:type="gramEnd"/>
      <w:r>
        <w:t>3].</w:t>
      </w:r>
      <w:r w:rsidR="00550B12">
        <w:t xml:space="preserve"> </w:t>
      </w:r>
    </w:p>
    <w:p w14:paraId="7A8E5914" w14:textId="31931EC6" w:rsidR="00F94583" w:rsidRDefault="00F94583" w:rsidP="00F94583">
      <w:r>
        <w:t xml:space="preserve">Step2: in this step, we use some pre-trained models and do the </w:t>
      </w:r>
      <w:r w:rsidR="00550B12">
        <w:t>hyper-tuning</w:t>
      </w:r>
      <w:r>
        <w:t xml:space="preserve"> for our dataset. We consider to used </w:t>
      </w:r>
      <w:r w:rsidR="00550B12" w:rsidRPr="00550B12">
        <w:t xml:space="preserve">MobileNetV2, </w:t>
      </w:r>
      <w:proofErr w:type="spellStart"/>
      <w:r w:rsidR="00550B12" w:rsidRPr="00550B12">
        <w:t>HRNet</w:t>
      </w:r>
      <w:proofErr w:type="spellEnd"/>
      <w:r w:rsidR="00550B12" w:rsidRPr="00550B12">
        <w:t>, and Deeplabv3+, Inception V3</w:t>
      </w:r>
      <w:r w:rsidR="00550B12">
        <w:t xml:space="preserve">, and compare the result to pick the three of them as the main models. If we have </w:t>
      </w:r>
      <w:proofErr w:type="gramStart"/>
      <w:r w:rsidR="00550B12">
        <w:t>time</w:t>
      </w:r>
      <w:proofErr w:type="gramEnd"/>
      <w:r w:rsidR="00550B12">
        <w:t xml:space="preserve"> we can consider this step as the second phase of the 3 phases model and move to the last phase. In this step, two different models will be trained in two different years (2013 and 2017) and two final models will be produced. Otherwise, we can compare the result of this phase with the previous phase and propose the combination of the 3 of them as the final model. </w:t>
      </w:r>
    </w:p>
    <w:p w14:paraId="3600E8DD" w14:textId="3EB92D5A" w:rsidR="00586EA3" w:rsidRDefault="00550B12" w:rsidP="006C00BB">
      <w:r>
        <w:t xml:space="preserve">Step3: in this phase, </w:t>
      </w:r>
      <w:r w:rsidRPr="00550B12">
        <w:t>two models</w:t>
      </w:r>
      <w:r>
        <w:t xml:space="preserve"> will be used</w:t>
      </w:r>
      <w:r w:rsidRPr="00550B12">
        <w:t xml:space="preserve"> for two years </w:t>
      </w:r>
      <w:r w:rsidR="00690E2E">
        <w:t xml:space="preserve">to </w:t>
      </w:r>
      <w:r w:rsidRPr="00550B12">
        <w:t>produce two different labels (for each year) and take the average and compare</w:t>
      </w:r>
    </w:p>
    <w:p w14:paraId="2DEBB26D" w14:textId="631456DE" w:rsidR="00586EA3" w:rsidRDefault="006C00BB" w:rsidP="006C00BB">
      <w:pPr>
        <w:pStyle w:val="2"/>
      </w:pPr>
      <w:r>
        <w:t>Two new ideas in the proposed model</w:t>
      </w:r>
    </w:p>
    <w:p w14:paraId="1E557C56" w14:textId="579D6A2D" w:rsidR="006C00BB" w:rsidRPr="006C00BB" w:rsidRDefault="003E7171" w:rsidP="006C00BB">
      <w:pPr>
        <w:pStyle w:val="3"/>
      </w:pPr>
      <w:ins w:id="66" w:author="Anil Bandari" w:date="2022-12-08T11:01:00Z">
        <w:r>
          <w:t xml:space="preserve">Using </w:t>
        </w:r>
      </w:ins>
      <w:r w:rsidR="006C00BB">
        <w:t xml:space="preserve">Dynamic </w:t>
      </w:r>
      <w:ins w:id="67" w:author="Anil Bandari" w:date="2022-12-08T10:48:00Z">
        <w:r w:rsidR="00DE4260">
          <w:t>World</w:t>
        </w:r>
      </w:ins>
      <w:ins w:id="68" w:author="池田 祐樹" w:date="2022-12-09T05:51:00Z">
        <w:r w:rsidR="009C0D9F">
          <w:t xml:space="preserve"> </w:t>
        </w:r>
      </w:ins>
      <w:del w:id="69" w:author="Anil Bandari" w:date="2022-12-08T10:48:00Z">
        <w:r w:rsidR="006C00BB" w:rsidDel="00DE4260">
          <w:delText xml:space="preserve">world </w:delText>
        </w:r>
      </w:del>
      <w:ins w:id="70" w:author="池田 祐樹" w:date="2022-12-09T05:52:00Z">
        <w:r w:rsidR="009C0D9F">
          <w:t>l</w:t>
        </w:r>
      </w:ins>
      <w:ins w:id="71" w:author="Anil Bandari" w:date="2022-12-08T10:48:00Z">
        <w:del w:id="72" w:author="池田 祐樹" w:date="2022-12-09T05:52:00Z">
          <w:r w:rsidR="00DE4260" w:rsidDel="009C0D9F">
            <w:delText>L</w:delText>
          </w:r>
        </w:del>
        <w:r w:rsidR="00DE4260">
          <w:t>abel</w:t>
        </w:r>
      </w:ins>
      <w:del w:id="73" w:author="Anil Bandari" w:date="2022-12-08T10:48:00Z">
        <w:r w:rsidR="006C00BB" w:rsidDel="00DE4260">
          <w:delText>Labeling</w:delText>
        </w:r>
      </w:del>
    </w:p>
    <w:p w14:paraId="28E0728C" w14:textId="38E4CC3A" w:rsidR="00662C52" w:rsidRDefault="00DE4260" w:rsidP="00586EA3">
      <w:pPr>
        <w:rPr>
          <w:ins w:id="74" w:author="Anil Bandari" w:date="2022-12-08T11:59:00Z"/>
        </w:rPr>
      </w:pPr>
      <w:ins w:id="75" w:author="Anil Bandari" w:date="2022-12-08T10:50:00Z">
        <w:r>
          <w:t>In addition to NLCD labels, w</w:t>
        </w:r>
      </w:ins>
      <w:ins w:id="76" w:author="Anil Bandari" w:date="2022-12-08T10:48:00Z">
        <w:r>
          <w:t xml:space="preserve">e </w:t>
        </w:r>
      </w:ins>
      <w:ins w:id="77" w:author="Anil Bandari" w:date="2022-12-08T10:50:00Z">
        <w:r>
          <w:t xml:space="preserve">also </w:t>
        </w:r>
      </w:ins>
      <w:ins w:id="78" w:author="Anil Bandari" w:date="2022-12-08T10:48:00Z">
        <w:r>
          <w:t xml:space="preserve">tried </w:t>
        </w:r>
      </w:ins>
      <w:ins w:id="79" w:author="Anil Bandari" w:date="2022-12-08T10:50:00Z">
        <w:r>
          <w:t>using</w:t>
        </w:r>
      </w:ins>
      <w:ins w:id="80" w:author="Anil Bandari" w:date="2022-12-08T10:48:00Z">
        <w:r>
          <w:t xml:space="preserve"> </w:t>
        </w:r>
      </w:ins>
      <w:ins w:id="81" w:author="Anil Bandari" w:date="2022-12-08T10:49:00Z">
        <w:r>
          <w:t>Dynamic World label (henceforth DW) for</w:t>
        </w:r>
      </w:ins>
      <w:ins w:id="82" w:author="Anil Bandari" w:date="2022-12-08T10:58:00Z">
        <w:r w:rsidR="003E7171">
          <w:t xml:space="preserve"> a</w:t>
        </w:r>
      </w:ins>
      <w:ins w:id="83" w:author="Anil Bandari" w:date="2022-12-08T10:49:00Z">
        <w:r>
          <w:t xml:space="preserve"> label to train </w:t>
        </w:r>
      </w:ins>
      <w:ins w:id="84" w:author="Anil Bandari" w:date="2022-12-08T10:50:00Z">
        <w:r>
          <w:t xml:space="preserve">our </w:t>
        </w:r>
      </w:ins>
      <w:ins w:id="85" w:author="Anil Bandari" w:date="2022-12-08T10:49:00Z">
        <w:r>
          <w:t>models</w:t>
        </w:r>
      </w:ins>
      <w:ins w:id="86" w:author="Anil Bandari" w:date="2022-12-08T10:50:00Z">
        <w:r>
          <w:t xml:space="preserve">. DW is a 10m-resolution land-cover </w:t>
        </w:r>
      </w:ins>
      <w:ins w:id="87" w:author="Anil Bandari" w:date="2022-12-08T10:51:00Z">
        <w:r>
          <w:t xml:space="preserve">label which is predicted </w:t>
        </w:r>
        <w:proofErr w:type="spellStart"/>
        <w:r>
          <w:t>altomatically</w:t>
        </w:r>
        <w:proofErr w:type="spellEnd"/>
        <w:r>
          <w:t xml:space="preserve"> by deep learning model trained on Sentinel-2 satellite images</w:t>
        </w:r>
      </w:ins>
      <w:ins w:id="88" w:author="池田 祐樹" w:date="2022-12-17T16:12:00Z">
        <w:r w:rsidR="007F580B">
          <w:t xml:space="preserve"> </w:t>
        </w:r>
      </w:ins>
      <w:commentRangeStart w:id="89"/>
      <w:ins w:id="90" w:author="Anil Bandari" w:date="2022-12-08T10:51:00Z">
        <w:r w:rsidRPr="00FD4919">
          <w:t>[</w:t>
        </w:r>
      </w:ins>
      <w:ins w:id="91" w:author="池田 祐樹" w:date="2022-12-17T16:12:00Z">
        <w:r w:rsidR="007F580B" w:rsidRPr="00FD4919">
          <w:t>8</w:t>
        </w:r>
      </w:ins>
      <w:ins w:id="92" w:author="Anil Bandari" w:date="2022-12-08T10:59:00Z">
        <w:del w:id="93" w:author="池田 祐樹" w:date="2022-12-17T16:12:00Z">
          <w:r w:rsidR="003E7171" w:rsidRPr="00FD4919" w:rsidDel="007F580B">
            <w:delText>#</w:delText>
          </w:r>
        </w:del>
      </w:ins>
      <w:ins w:id="94" w:author="Anil Bandari" w:date="2022-12-08T10:51:00Z">
        <w:r w:rsidRPr="00FD4919">
          <w:t>]</w:t>
        </w:r>
      </w:ins>
      <w:commentRangeEnd w:id="89"/>
      <w:r w:rsidR="007F580B" w:rsidRPr="00FD4919">
        <w:rPr>
          <w:rStyle w:val="ab"/>
        </w:rPr>
        <w:commentReference w:id="89"/>
      </w:r>
      <w:ins w:id="95" w:author="Anil Bandari" w:date="2022-12-08T10:51:00Z">
        <w:r>
          <w:t xml:space="preserve">. </w:t>
        </w:r>
      </w:ins>
      <w:ins w:id="96" w:author="Anil Bandari" w:date="2022-12-08T11:51:00Z">
        <w:r w:rsidR="0055394D">
          <w:t xml:space="preserve">For each pixel </w:t>
        </w:r>
      </w:ins>
      <w:ins w:id="97" w:author="Anil Bandari" w:date="2022-12-08T11:28:00Z">
        <w:r w:rsidR="001D01AD">
          <w:t xml:space="preserve">DW has nine classes: </w:t>
        </w:r>
      </w:ins>
      <w:ins w:id="98" w:author="Anil Bandari" w:date="2022-12-08T11:29:00Z">
        <w:r w:rsidR="001D01AD" w:rsidRPr="001D01AD">
          <w:t>water, trees, grass, flooded vegetation, crops, shrub &amp; scrub, built, bare, snow &amp; ice</w:t>
        </w:r>
        <w:r w:rsidR="001D01AD">
          <w:t xml:space="preserve">, and DW has </w:t>
        </w:r>
      </w:ins>
      <w:ins w:id="99" w:author="Anil Bandari" w:date="2022-12-08T11:49:00Z">
        <w:r w:rsidR="0055394D">
          <w:t>two kinds of band</w:t>
        </w:r>
      </w:ins>
      <w:ins w:id="100" w:author="池田 祐樹" w:date="2022-12-08T19:16:00Z">
        <w:r w:rsidR="007E218F">
          <w:t>s</w:t>
        </w:r>
      </w:ins>
      <w:ins w:id="101" w:author="Anil Bandari" w:date="2022-12-08T11:49:00Z">
        <w:r w:rsidR="0055394D">
          <w:t>: label band</w:t>
        </w:r>
      </w:ins>
      <w:ins w:id="102" w:author="Anil Bandari" w:date="2022-12-08T11:50:00Z">
        <w:r w:rsidR="0055394D">
          <w:t xml:space="preserve"> and</w:t>
        </w:r>
      </w:ins>
      <w:ins w:id="103" w:author="Anil Bandari" w:date="2022-12-08T11:49:00Z">
        <w:r w:rsidR="0055394D">
          <w:t xml:space="preserve"> probability bands. </w:t>
        </w:r>
      </w:ins>
      <w:ins w:id="104" w:author="Anil Bandari" w:date="2022-12-08T11:50:00Z">
        <w:r w:rsidR="0055394D">
          <w:t xml:space="preserve">Label band shows the class with the highest probability over </w:t>
        </w:r>
      </w:ins>
      <w:ins w:id="105" w:author="Anil Bandari" w:date="2022-12-08T11:51:00Z">
        <w:r w:rsidR="0055394D">
          <w:t xml:space="preserve">the </w:t>
        </w:r>
      </w:ins>
      <w:ins w:id="106" w:author="Anil Bandari" w:date="2022-12-08T11:50:00Z">
        <w:r w:rsidR="0055394D">
          <w:t>nine classes</w:t>
        </w:r>
      </w:ins>
      <w:ins w:id="107" w:author="Anil Bandari" w:date="2022-12-08T11:51:00Z">
        <w:r w:rsidR="0055394D">
          <w:t>,</w:t>
        </w:r>
      </w:ins>
      <w:ins w:id="108" w:author="Anil Bandari" w:date="2022-12-08T11:50:00Z">
        <w:r w:rsidR="0055394D">
          <w:t xml:space="preserve"> </w:t>
        </w:r>
      </w:ins>
      <w:ins w:id="109" w:author="Anil Bandari" w:date="2022-12-08T11:49:00Z">
        <w:r w:rsidR="0055394D">
          <w:t xml:space="preserve">and </w:t>
        </w:r>
      </w:ins>
      <w:ins w:id="110" w:author="Anil Bandari" w:date="2022-12-08T11:51:00Z">
        <w:r w:rsidR="0055394D">
          <w:t xml:space="preserve">probability bands show the </w:t>
        </w:r>
      </w:ins>
      <w:ins w:id="111" w:author="Anil Bandari" w:date="2022-12-08T11:29:00Z">
        <w:r w:rsidR="001D01AD">
          <w:t>probability of each class</w:t>
        </w:r>
      </w:ins>
      <w:ins w:id="112" w:author="Anil Bandari" w:date="2022-12-08T11:30:00Z">
        <w:r w:rsidR="001D01AD">
          <w:t>, predicted by the model</w:t>
        </w:r>
      </w:ins>
      <w:ins w:id="113" w:author="Anil Bandari" w:date="2022-12-08T11:29:00Z">
        <w:r w:rsidR="001D01AD">
          <w:t xml:space="preserve">. </w:t>
        </w:r>
      </w:ins>
      <w:ins w:id="114" w:author="Anil Bandari" w:date="2022-12-08T10:53:00Z">
        <w:r>
          <w:t xml:space="preserve">Though there are already </w:t>
        </w:r>
        <w:proofErr w:type="gramStart"/>
        <w:r>
          <w:t>a number of</w:t>
        </w:r>
        <w:proofErr w:type="gramEnd"/>
        <w:r>
          <w:t xml:space="preserve"> global </w:t>
        </w:r>
      </w:ins>
      <w:ins w:id="115" w:author="Anil Bandari" w:date="2022-12-08T10:56:00Z">
        <w:r>
          <w:lastRenderedPageBreak/>
          <w:t xml:space="preserve">land-cover </w:t>
        </w:r>
      </w:ins>
      <w:ins w:id="116" w:author="Anil Bandari" w:date="2022-12-08T10:53:00Z">
        <w:r>
          <w:t xml:space="preserve">labels, </w:t>
        </w:r>
      </w:ins>
      <w:ins w:id="117" w:author="Anil Bandari" w:date="2022-12-08T10:56:00Z">
        <w:r>
          <w:t xml:space="preserve">as shown in </w:t>
        </w:r>
      </w:ins>
      <w:ins w:id="118" w:author="Anil Bandari" w:date="2022-12-08T10:57:00Z">
        <w:r>
          <w:t xml:space="preserve">Table </w:t>
        </w:r>
      </w:ins>
      <w:commentRangeStart w:id="119"/>
      <w:ins w:id="120" w:author="池田 祐樹" w:date="2022-12-17T16:12:00Z">
        <w:r w:rsidR="007F580B" w:rsidRPr="00FD4919">
          <w:t>3</w:t>
        </w:r>
      </w:ins>
      <w:commentRangeEnd w:id="119"/>
      <w:ins w:id="121" w:author="池田 祐樹" w:date="2022-12-17T16:13:00Z">
        <w:r w:rsidR="007F580B" w:rsidRPr="00FD4919">
          <w:rPr>
            <w:rStyle w:val="ab"/>
          </w:rPr>
          <w:commentReference w:id="119"/>
        </w:r>
      </w:ins>
      <w:ins w:id="122" w:author="Anil Bandari" w:date="2022-12-14T11:12:00Z">
        <w:del w:id="123" w:author="池田 祐樹" w:date="2022-12-17T16:12:00Z">
          <w:r w:rsidR="00AA0F14" w:rsidDel="007F580B">
            <w:delText>X</w:delText>
          </w:r>
        </w:del>
      </w:ins>
      <w:ins w:id="124" w:author="Anil Bandari" w:date="2022-12-08T10:57:00Z">
        <w:r>
          <w:t xml:space="preserve">, </w:t>
        </w:r>
      </w:ins>
      <w:ins w:id="125" w:author="Anil Bandari" w:date="2022-12-08T10:53:00Z">
        <w:r>
          <w:t>the</w:t>
        </w:r>
      </w:ins>
      <w:ins w:id="126" w:author="Anil Bandari" w:date="2022-12-08T10:54:00Z">
        <w:r>
          <w:t xml:space="preserve">y are limited in time or of </w:t>
        </w:r>
        <w:proofErr w:type="spellStart"/>
        <w:r>
          <w:t>coarcer</w:t>
        </w:r>
        <w:proofErr w:type="spellEnd"/>
        <w:r>
          <w:t xml:space="preserve"> resolution.</w:t>
        </w:r>
      </w:ins>
      <w:ins w:id="127" w:author="Anil Bandari" w:date="2022-12-08T10:53:00Z">
        <w:r>
          <w:t xml:space="preserve"> On the other hand, DW</w:t>
        </w:r>
      </w:ins>
      <w:ins w:id="128" w:author="Anil Bandari" w:date="2022-12-08T10:52:00Z">
        <w:r>
          <w:t xml:space="preserve"> is available </w:t>
        </w:r>
      </w:ins>
      <w:ins w:id="129" w:author="Anil Bandari" w:date="2022-12-08T10:55:00Z">
        <w:r>
          <w:t>g</w:t>
        </w:r>
      </w:ins>
      <w:ins w:id="130" w:author="Anil Bandari" w:date="2022-12-08T10:52:00Z">
        <w:r>
          <w:t>lobally and near real-time</w:t>
        </w:r>
      </w:ins>
      <w:ins w:id="131" w:author="Anil Bandari" w:date="2022-12-08T10:55:00Z">
        <w:r>
          <w:t xml:space="preserve">—meaning </w:t>
        </w:r>
      </w:ins>
      <w:ins w:id="132" w:author="池田 祐樹" w:date="2022-12-08T19:17:00Z">
        <w:r w:rsidR="00F31F76">
          <w:t xml:space="preserve">that being </w:t>
        </w:r>
      </w:ins>
      <w:ins w:id="133" w:author="Anil Bandari" w:date="2022-12-08T10:55:00Z">
        <w:r>
          <w:t>available until today</w:t>
        </w:r>
      </w:ins>
      <w:ins w:id="134" w:author="Anil Bandari" w:date="2022-12-08T11:03:00Z">
        <w:r w:rsidR="00B5102B">
          <w:t xml:space="preserve"> (at least conceptually)</w:t>
        </w:r>
      </w:ins>
      <w:ins w:id="135" w:author="Anil Bandari" w:date="2022-12-08T10:55:00Z">
        <w:r>
          <w:t>—</w:t>
        </w:r>
      </w:ins>
      <w:ins w:id="136" w:author="Anil Bandari" w:date="2022-12-08T10:52:00Z">
        <w:r>
          <w:t xml:space="preserve">since June 2015 </w:t>
        </w:r>
      </w:ins>
      <w:ins w:id="137" w:author="Anil Bandari" w:date="2022-12-08T10:53:00Z">
        <w:r>
          <w:t>on the Google Earth Engine</w:t>
        </w:r>
      </w:ins>
      <w:ins w:id="138" w:author="Anil Bandari" w:date="2022-12-08T11:54:00Z">
        <w:r w:rsidR="00B64A76">
          <w:t xml:space="preserve"> (GEE)</w:t>
        </w:r>
      </w:ins>
      <w:ins w:id="139" w:author="Anil Bandari" w:date="2022-12-08T10:55:00Z">
        <w:r>
          <w:t xml:space="preserve"> and with finest resolution (10m) among these global labels</w:t>
        </w:r>
      </w:ins>
      <w:ins w:id="140" w:author="Anil Bandari" w:date="2022-12-08T10:53:00Z">
        <w:r>
          <w:t xml:space="preserve">. </w:t>
        </w:r>
      </w:ins>
      <w:ins w:id="141" w:author="Anil Bandari" w:date="2022-12-08T10:57:00Z">
        <w:r w:rsidR="003E7171">
          <w:t xml:space="preserve">Hence, it is of interest to see the predictive performance when </w:t>
        </w:r>
      </w:ins>
      <w:ins w:id="142" w:author="Anil Bandari" w:date="2022-12-08T10:58:00Z">
        <w:r w:rsidR="003E7171">
          <w:t xml:space="preserve">using DW as a label for training. </w:t>
        </w:r>
      </w:ins>
      <w:ins w:id="143" w:author="Anil Bandari" w:date="2022-12-08T11:02:00Z">
        <w:r w:rsidR="003E7171">
          <w:t xml:space="preserve">As </w:t>
        </w:r>
      </w:ins>
      <w:ins w:id="144" w:author="池田 祐樹" w:date="2022-12-08T19:18:00Z">
        <w:r w:rsidR="001E1B66">
          <w:t>we see later</w:t>
        </w:r>
      </w:ins>
      <w:ins w:id="145" w:author="Anil Bandari" w:date="2022-12-08T11:02:00Z">
        <w:del w:id="146" w:author="池田 祐樹" w:date="2022-12-08T19:18:00Z">
          <w:r w:rsidR="003E7171" w:rsidDel="001E1B66">
            <w:delText>a result</w:delText>
          </w:r>
        </w:del>
        <w:r w:rsidR="003E7171">
          <w:t xml:space="preserve">, our model trained on DW </w:t>
        </w:r>
      </w:ins>
      <w:ins w:id="147" w:author="Anil Bandari" w:date="2022-12-08T11:03:00Z">
        <w:r w:rsidR="003E7171">
          <w:t>has almost the same performance to the one trained on NLCD.</w:t>
        </w:r>
      </w:ins>
      <w:ins w:id="148" w:author="Anil Bandari" w:date="2022-12-08T11:02:00Z">
        <w:r w:rsidR="003E7171">
          <w:t xml:space="preserve"> </w:t>
        </w:r>
      </w:ins>
      <w:ins w:id="149" w:author="Anil Bandari" w:date="2022-12-08T10:58:00Z">
        <w:r w:rsidR="003E7171">
          <w:t xml:space="preserve">Moreover, </w:t>
        </w:r>
      </w:ins>
      <w:ins w:id="150" w:author="Anil Bandari" w:date="2022-12-08T10:59:00Z">
        <w:r w:rsidR="003E7171">
          <w:t>since there are</w:t>
        </w:r>
      </w:ins>
      <w:ins w:id="151" w:author="Anil Bandari" w:date="2022-12-08T11:04:00Z">
        <w:r w:rsidR="00705625">
          <w:t xml:space="preserve"> also</w:t>
        </w:r>
      </w:ins>
      <w:ins w:id="152" w:author="Anil Bandari" w:date="2022-12-08T10:59:00Z">
        <w:r w:rsidR="003E7171">
          <w:t xml:space="preserve"> local land-cover labels such as NLCD in US and CORINE Land Cover </w:t>
        </w:r>
        <w:commentRangeStart w:id="153"/>
        <w:r w:rsidR="003E7171" w:rsidRPr="00FD4919">
          <w:t>[</w:t>
        </w:r>
      </w:ins>
      <w:ins w:id="154" w:author="池田 祐樹" w:date="2022-12-17T16:02:00Z">
        <w:r w:rsidR="00F13394" w:rsidRPr="00FD4919">
          <w:t>10</w:t>
        </w:r>
      </w:ins>
      <w:ins w:id="155" w:author="Anil Bandari" w:date="2022-12-08T10:59:00Z">
        <w:del w:id="156" w:author="池田 祐樹" w:date="2022-12-17T16:02:00Z">
          <w:r w:rsidR="003E7171" w:rsidRPr="00FD4919" w:rsidDel="00F13394">
            <w:delText>#</w:delText>
          </w:r>
        </w:del>
        <w:r w:rsidR="003E7171" w:rsidRPr="00FD4919">
          <w:t>]</w:t>
        </w:r>
      </w:ins>
      <w:commentRangeEnd w:id="153"/>
      <w:r w:rsidR="00E969A7" w:rsidRPr="00FD4919">
        <w:rPr>
          <w:rStyle w:val="ab"/>
        </w:rPr>
        <w:commentReference w:id="153"/>
      </w:r>
      <w:ins w:id="157" w:author="Anil Bandari" w:date="2022-12-08T10:59:00Z">
        <w:r w:rsidR="003E7171" w:rsidRPr="00FD4919">
          <w:t xml:space="preserve"> </w:t>
        </w:r>
        <w:r w:rsidR="003E7171">
          <w:t xml:space="preserve">for Europe, we also </w:t>
        </w:r>
      </w:ins>
      <w:ins w:id="158" w:author="Anil Bandari" w:date="2022-12-08T11:00:00Z">
        <w:r w:rsidR="003E7171">
          <w:t xml:space="preserve">investigated the performance of </w:t>
        </w:r>
      </w:ins>
      <w:ins w:id="159" w:author="Anil Bandari" w:date="2022-12-08T11:04:00Z">
        <w:r w:rsidR="00931ED4">
          <w:t xml:space="preserve">the </w:t>
        </w:r>
      </w:ins>
      <w:ins w:id="160" w:author="Anil Bandari" w:date="2022-12-08T11:00:00Z">
        <w:r w:rsidR="003E7171">
          <w:t>model average of two models trained on NAIP</w:t>
        </w:r>
      </w:ins>
      <w:ins w:id="161" w:author="Anil Bandari" w:date="2022-12-08T11:01:00Z">
        <w:r w:rsidR="003E7171">
          <w:t>+</w:t>
        </w:r>
      </w:ins>
      <w:ins w:id="162" w:author="Anil Bandari" w:date="2022-12-08T11:00:00Z">
        <w:r w:rsidR="003E7171">
          <w:t xml:space="preserve">NLCD and </w:t>
        </w:r>
      </w:ins>
      <w:ins w:id="163" w:author="Anil Bandari" w:date="2022-12-08T11:01:00Z">
        <w:r w:rsidR="003E7171">
          <w:t>NAIP+</w:t>
        </w:r>
      </w:ins>
      <w:ins w:id="164" w:author="Anil Bandari" w:date="2022-12-08T11:00:00Z">
        <w:r w:rsidR="003E7171">
          <w:t>DW respectively.</w:t>
        </w:r>
      </w:ins>
      <w:ins w:id="165" w:author="Anil Bandari" w:date="2022-12-08T10:59:00Z">
        <w:r w:rsidR="003E7171">
          <w:t xml:space="preserve"> </w:t>
        </w:r>
      </w:ins>
      <w:ins w:id="166" w:author="Anil Bandari" w:date="2022-12-08T11:01:00Z">
        <w:r w:rsidR="003E7171">
          <w:t>It turn</w:t>
        </w:r>
      </w:ins>
      <w:ins w:id="167" w:author="Anil Bandari" w:date="2022-12-08T11:04:00Z">
        <w:r w:rsidR="00653B1B">
          <w:t>s</w:t>
        </w:r>
      </w:ins>
      <w:ins w:id="168" w:author="Anil Bandari" w:date="2022-12-08T11:01:00Z">
        <w:r w:rsidR="003E7171">
          <w:t xml:space="preserve"> out that the model average worked well as we see later. </w:t>
        </w:r>
      </w:ins>
      <w:del w:id="169" w:author="Anil Bandari" w:date="2022-12-08T11:07:00Z">
        <w:r w:rsidR="006C00BB" w:rsidDel="00BD0EF2">
          <w:delText>As mentioned in the previous study, using extra data is one of the ways to improve the accuracy of the model. In addition</w:delText>
        </w:r>
        <w:r w:rsidR="00777EF7" w:rsidDel="00BD0EF2">
          <w:delText>,</w:delText>
        </w:r>
        <w:r w:rsidR="006C00BB" w:rsidDel="00BD0EF2">
          <w:delText xml:space="preserve"> </w:delText>
        </w:r>
        <w:r w:rsidR="00777EF7" w:rsidDel="00BD0EF2">
          <w:delText xml:space="preserve">using new information can help with the generalization of the model. </w:delText>
        </w:r>
      </w:del>
    </w:p>
    <w:p w14:paraId="40B87B27" w14:textId="1B30B04A" w:rsidR="00662C52" w:rsidRDefault="00662C52">
      <w:pPr>
        <w:jc w:val="center"/>
        <w:rPr>
          <w:ins w:id="170" w:author="Anil Bandari" w:date="2022-12-08T11:59:00Z"/>
        </w:rPr>
        <w:pPrChange w:id="171" w:author="Anil Bandari" w:date="2022-12-08T12:00:00Z">
          <w:pPr/>
        </w:pPrChange>
      </w:pPr>
      <w:ins w:id="172" w:author="Anil Bandari" w:date="2022-12-08T12:00:00Z">
        <w:del w:id="173" w:author="池田 祐樹" w:date="2022-12-17T16:01:00Z">
          <w:r w:rsidDel="00F13394">
            <w:rPr>
              <w:noProof/>
            </w:rPr>
            <w:drawing>
              <wp:inline distT="0" distB="0" distL="0" distR="0" wp14:anchorId="7F06CD71" wp14:editId="3FAA1B62">
                <wp:extent cx="5943600" cy="205359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053590"/>
                        </a:xfrm>
                        <a:prstGeom prst="rect">
                          <a:avLst/>
                        </a:prstGeom>
                      </pic:spPr>
                    </pic:pic>
                  </a:graphicData>
                </a:graphic>
              </wp:inline>
            </w:drawing>
          </w:r>
        </w:del>
      </w:ins>
      <w:commentRangeStart w:id="174"/>
      <w:ins w:id="175" w:author="池田 祐樹" w:date="2022-12-17T16:01:00Z">
        <w:r w:rsidR="00F13394">
          <w:rPr>
            <w:noProof/>
          </w:rPr>
          <w:drawing>
            <wp:inline distT="0" distB="0" distL="0" distR="0" wp14:anchorId="135CA746" wp14:editId="78495CCC">
              <wp:extent cx="5943600" cy="2057400"/>
              <wp:effectExtent l="0" t="0" r="0" b="0"/>
              <wp:docPr id="36" name="図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057400"/>
                      </a:xfrm>
                      <a:prstGeom prst="rect">
                        <a:avLst/>
                      </a:prstGeom>
                    </pic:spPr>
                  </pic:pic>
                </a:graphicData>
              </a:graphic>
            </wp:inline>
          </w:drawing>
        </w:r>
      </w:ins>
      <w:commentRangeEnd w:id="174"/>
      <w:ins w:id="176" w:author="池田 祐樹" w:date="2022-12-17T16:24:00Z">
        <w:r w:rsidR="005525C7">
          <w:rPr>
            <w:rStyle w:val="ab"/>
          </w:rPr>
          <w:commentReference w:id="174"/>
        </w:r>
      </w:ins>
      <w:ins w:id="177" w:author="池田 祐樹" w:date="2022-12-09T05:33:00Z">
        <w:r w:rsidR="00BE5440" w:rsidRPr="00BE5440">
          <w:t xml:space="preserve"> </w:t>
        </w:r>
        <w:r w:rsidR="00BE5440" w:rsidRPr="00BE5440">
          <w:rPr>
            <w:i/>
            <w:iCs/>
            <w:sz w:val="20"/>
            <w:szCs w:val="20"/>
            <w:rPrChange w:id="178" w:author="池田 祐樹" w:date="2022-12-09T05:34:00Z">
              <w:rPr/>
            </w:rPrChange>
          </w:rPr>
          <w:t xml:space="preserve">Table </w:t>
        </w:r>
        <w:r w:rsidR="00BE5440" w:rsidRPr="00BE5440">
          <w:rPr>
            <w:i/>
            <w:iCs/>
            <w:sz w:val="20"/>
            <w:szCs w:val="20"/>
            <w:rPrChange w:id="179" w:author="池田 祐樹" w:date="2022-12-09T05:34:00Z">
              <w:rPr/>
            </w:rPrChange>
          </w:rPr>
          <w:fldChar w:fldCharType="begin"/>
        </w:r>
        <w:r w:rsidR="00BE5440" w:rsidRPr="00BE5440">
          <w:rPr>
            <w:i/>
            <w:iCs/>
            <w:sz w:val="20"/>
            <w:szCs w:val="20"/>
            <w:rPrChange w:id="180" w:author="池田 祐樹" w:date="2022-12-09T05:34:00Z">
              <w:rPr/>
            </w:rPrChange>
          </w:rPr>
          <w:instrText xml:space="preserve"> SEQ Table \* ARABIC </w:instrText>
        </w:r>
        <w:r w:rsidR="00BE5440" w:rsidRPr="00BE5440">
          <w:rPr>
            <w:i/>
            <w:iCs/>
            <w:sz w:val="20"/>
            <w:szCs w:val="20"/>
            <w:rPrChange w:id="181" w:author="池田 祐樹" w:date="2022-12-09T05:34:00Z">
              <w:rPr>
                <w:noProof/>
              </w:rPr>
            </w:rPrChange>
          </w:rPr>
          <w:fldChar w:fldCharType="separate"/>
        </w:r>
      </w:ins>
      <w:ins w:id="182" w:author="池田 祐樹" w:date="2022-12-17T16:51:00Z">
        <w:r w:rsidR="00005BC1">
          <w:rPr>
            <w:i/>
            <w:iCs/>
            <w:noProof/>
            <w:sz w:val="20"/>
            <w:szCs w:val="20"/>
          </w:rPr>
          <w:t>3</w:t>
        </w:r>
      </w:ins>
      <w:ins w:id="183" w:author="池田 祐樹" w:date="2022-12-09T05:33:00Z">
        <w:r w:rsidR="00BE5440" w:rsidRPr="00BE5440">
          <w:rPr>
            <w:i/>
            <w:iCs/>
            <w:noProof/>
            <w:sz w:val="20"/>
            <w:szCs w:val="20"/>
            <w:rPrChange w:id="184" w:author="池田 祐樹" w:date="2022-12-09T05:34:00Z">
              <w:rPr>
                <w:noProof/>
              </w:rPr>
            </w:rPrChange>
          </w:rPr>
          <w:fldChar w:fldCharType="end"/>
        </w:r>
        <w:r w:rsidR="00BE5440" w:rsidRPr="00BE5440">
          <w:rPr>
            <w:i/>
            <w:iCs/>
            <w:sz w:val="20"/>
            <w:szCs w:val="20"/>
            <w:rPrChange w:id="185" w:author="池田 祐樹" w:date="2022-12-09T05:34:00Z">
              <w:rPr/>
            </w:rPrChange>
          </w:rPr>
          <w:t xml:space="preserve"> </w:t>
        </w:r>
        <w:proofErr w:type="spellStart"/>
        <w:r w:rsidR="00BE5440" w:rsidRPr="00BE5440">
          <w:rPr>
            <w:i/>
            <w:iCs/>
            <w:sz w:val="20"/>
            <w:szCs w:val="20"/>
            <w:rPrChange w:id="186" w:author="池田 祐樹" w:date="2022-12-09T05:34:00Z">
              <w:rPr/>
            </w:rPrChange>
          </w:rPr>
          <w:t>IoU</w:t>
        </w:r>
        <w:proofErr w:type="spellEnd"/>
        <w:r w:rsidR="00BE5440" w:rsidRPr="00BE5440">
          <w:rPr>
            <w:i/>
            <w:iCs/>
            <w:sz w:val="20"/>
            <w:szCs w:val="20"/>
            <w:rPrChange w:id="187" w:author="池田 祐樹" w:date="2022-12-09T05:34:00Z">
              <w:rPr/>
            </w:rPrChange>
          </w:rPr>
          <w:t xml:space="preserve"> </w:t>
        </w:r>
      </w:ins>
      <w:ins w:id="188" w:author="Anil Bandari" w:date="2022-12-08T12:02:00Z">
        <w:del w:id="189" w:author="池田 祐樹" w:date="2022-12-09T05:33:00Z">
          <w:r w:rsidR="00E33FDC" w:rsidDel="00BE5440">
            <w:rPr>
              <w:i/>
              <w:iCs/>
              <w:sz w:val="20"/>
              <w:szCs w:val="20"/>
            </w:rPr>
            <w:delText>Table</w:delText>
          </w:r>
        </w:del>
      </w:ins>
      <w:ins w:id="190" w:author="Anil Bandari" w:date="2022-12-08T12:00:00Z">
        <w:del w:id="191" w:author="池田 祐樹" w:date="2022-12-09T05:33:00Z">
          <w:r w:rsidRPr="00662C52" w:rsidDel="00BE5440">
            <w:rPr>
              <w:i/>
              <w:iCs/>
              <w:sz w:val="20"/>
              <w:szCs w:val="20"/>
              <w:rPrChange w:id="192" w:author="Anil Bandari" w:date="2022-12-08T12:01:00Z">
                <w:rPr/>
              </w:rPrChange>
            </w:rPr>
            <w:delText xml:space="preserve"> </w:delText>
          </w:r>
        </w:del>
      </w:ins>
      <w:ins w:id="193" w:author="Anil Bandari" w:date="2022-12-08T12:02:00Z">
        <w:del w:id="194" w:author="池田 祐樹" w:date="2022-12-09T05:33:00Z">
          <w:r w:rsidR="00E33FDC" w:rsidDel="00BE5440">
            <w:rPr>
              <w:i/>
              <w:iCs/>
              <w:sz w:val="20"/>
              <w:szCs w:val="20"/>
            </w:rPr>
            <w:delText>2</w:delText>
          </w:r>
        </w:del>
      </w:ins>
      <w:ins w:id="195" w:author="Anil Bandari" w:date="2022-12-08T12:00:00Z">
        <w:del w:id="196" w:author="池田 祐樹" w:date="2022-12-09T05:33:00Z">
          <w:r w:rsidRPr="00662C52" w:rsidDel="00BE5440">
            <w:rPr>
              <w:i/>
              <w:iCs/>
              <w:sz w:val="20"/>
              <w:szCs w:val="20"/>
              <w:rPrChange w:id="197" w:author="Anil Bandari" w:date="2022-12-08T12:01:00Z">
                <w:rPr/>
              </w:rPrChange>
            </w:rPr>
            <w:delText xml:space="preserve"> </w:delText>
          </w:r>
        </w:del>
      </w:ins>
      <w:ins w:id="198" w:author="Anil Bandari" w:date="2022-12-08T12:01:00Z">
        <w:r w:rsidRPr="00662C52">
          <w:rPr>
            <w:i/>
            <w:iCs/>
            <w:sz w:val="20"/>
            <w:szCs w:val="20"/>
          </w:rPr>
          <w:t xml:space="preserve">List of global labels (resolution finer than 1 km) </w:t>
        </w:r>
        <w:commentRangeStart w:id="199"/>
        <w:r w:rsidRPr="00FD4919">
          <w:rPr>
            <w:sz w:val="20"/>
            <w:szCs w:val="20"/>
            <w:rPrChange w:id="200" w:author="池田 祐樹" w:date="2022-12-17T16:50:00Z">
              <w:rPr>
                <w:i/>
                <w:iCs/>
                <w:sz w:val="20"/>
                <w:szCs w:val="20"/>
              </w:rPr>
            </w:rPrChange>
          </w:rPr>
          <w:t>[</w:t>
        </w:r>
      </w:ins>
      <w:ins w:id="201" w:author="池田 祐樹" w:date="2022-12-17T16:02:00Z">
        <w:r w:rsidR="0016679B" w:rsidRPr="00FD4919">
          <w:rPr>
            <w:sz w:val="20"/>
            <w:szCs w:val="20"/>
            <w:rPrChange w:id="202" w:author="池田 祐樹" w:date="2022-12-17T16:50:00Z">
              <w:rPr>
                <w:i/>
                <w:iCs/>
                <w:sz w:val="20"/>
                <w:szCs w:val="20"/>
              </w:rPr>
            </w:rPrChange>
          </w:rPr>
          <w:t>8</w:t>
        </w:r>
      </w:ins>
      <w:ins w:id="203" w:author="Anil Bandari" w:date="2022-12-08T12:01:00Z">
        <w:del w:id="204" w:author="池田 祐樹" w:date="2022-12-17T16:02:00Z">
          <w:r w:rsidRPr="00FD4919" w:rsidDel="0016679B">
            <w:rPr>
              <w:sz w:val="20"/>
              <w:szCs w:val="20"/>
              <w:rPrChange w:id="205" w:author="池田 祐樹" w:date="2022-12-17T16:50:00Z">
                <w:rPr>
                  <w:i/>
                  <w:iCs/>
                  <w:sz w:val="20"/>
                  <w:szCs w:val="20"/>
                </w:rPr>
              </w:rPrChange>
            </w:rPr>
            <w:delText>1</w:delText>
          </w:r>
        </w:del>
        <w:r w:rsidRPr="00FD4919">
          <w:rPr>
            <w:sz w:val="20"/>
            <w:szCs w:val="20"/>
            <w:rPrChange w:id="206" w:author="池田 祐樹" w:date="2022-12-17T16:50:00Z">
              <w:rPr>
                <w:i/>
                <w:iCs/>
                <w:sz w:val="20"/>
                <w:szCs w:val="20"/>
              </w:rPr>
            </w:rPrChange>
          </w:rPr>
          <w:t>], [</w:t>
        </w:r>
      </w:ins>
      <w:ins w:id="207" w:author="池田 祐樹" w:date="2022-12-17T16:02:00Z">
        <w:r w:rsidR="0016679B" w:rsidRPr="00FD4919">
          <w:rPr>
            <w:sz w:val="20"/>
            <w:szCs w:val="20"/>
            <w:rPrChange w:id="208" w:author="池田 祐樹" w:date="2022-12-17T16:50:00Z">
              <w:rPr>
                <w:i/>
                <w:iCs/>
                <w:sz w:val="20"/>
                <w:szCs w:val="20"/>
              </w:rPr>
            </w:rPrChange>
          </w:rPr>
          <w:t>9</w:t>
        </w:r>
      </w:ins>
      <w:ins w:id="209" w:author="Anil Bandari" w:date="2022-12-08T12:01:00Z">
        <w:del w:id="210" w:author="池田 祐樹" w:date="2022-12-17T16:02:00Z">
          <w:r w:rsidRPr="00FD4919" w:rsidDel="0016679B">
            <w:rPr>
              <w:sz w:val="20"/>
              <w:szCs w:val="20"/>
              <w:rPrChange w:id="211" w:author="池田 祐樹" w:date="2022-12-17T16:50:00Z">
                <w:rPr>
                  <w:i/>
                  <w:iCs/>
                  <w:sz w:val="20"/>
                  <w:szCs w:val="20"/>
                </w:rPr>
              </w:rPrChange>
            </w:rPr>
            <w:delText>2</w:delText>
          </w:r>
        </w:del>
        <w:r w:rsidRPr="00FD4919">
          <w:rPr>
            <w:sz w:val="20"/>
            <w:szCs w:val="20"/>
            <w:rPrChange w:id="212" w:author="池田 祐樹" w:date="2022-12-17T16:50:00Z">
              <w:rPr>
                <w:i/>
                <w:iCs/>
                <w:sz w:val="20"/>
                <w:szCs w:val="20"/>
              </w:rPr>
            </w:rPrChange>
          </w:rPr>
          <w:t>]</w:t>
        </w:r>
      </w:ins>
      <w:commentRangeEnd w:id="199"/>
      <w:r w:rsidR="00E969A7" w:rsidRPr="00FD4919">
        <w:rPr>
          <w:rStyle w:val="ab"/>
        </w:rPr>
        <w:commentReference w:id="199"/>
      </w:r>
    </w:p>
    <w:p w14:paraId="24815986" w14:textId="7A223F0E" w:rsidR="00586EA3" w:rsidRDefault="00777EF7" w:rsidP="00586EA3">
      <w:r>
        <w:t xml:space="preserve">For this study, we wrote </w:t>
      </w:r>
      <w:ins w:id="213" w:author="Anil Bandari" w:date="2022-12-08T11:07:00Z">
        <w:r w:rsidR="00BD0EF2">
          <w:t>a</w:t>
        </w:r>
      </w:ins>
      <w:del w:id="214" w:author="Anil Bandari" w:date="2022-12-08T11:07:00Z">
        <w:r w:rsidDel="00BD0EF2">
          <w:delText>the</w:delText>
        </w:r>
      </w:del>
      <w:r>
        <w:t xml:space="preserve"> code to download </w:t>
      </w:r>
      <w:del w:id="215" w:author="Anil Bandari" w:date="2022-12-08T11:07:00Z">
        <w:r w:rsidDel="00BD0EF2">
          <w:delText>dynamic world labeling</w:delText>
        </w:r>
      </w:del>
      <w:ins w:id="216" w:author="Anil Bandari" w:date="2022-12-08T11:07:00Z">
        <w:r w:rsidR="00BD0EF2">
          <w:t>DW</w:t>
        </w:r>
      </w:ins>
      <w:r>
        <w:t xml:space="preserve"> for the state of Maryland. This code extracts the coordinates of the</w:t>
      </w:r>
      <w:ins w:id="217" w:author="池田 祐樹" w:date="2022-12-08T19:19:00Z">
        <w:r w:rsidR="00CC6146">
          <w:t xml:space="preserve"> </w:t>
        </w:r>
      </w:ins>
      <w:del w:id="218" w:author="Anil Bandari" w:date="2022-12-08T11:07:00Z">
        <w:r w:rsidDel="00BD0EF2">
          <w:delText xml:space="preserve"> </w:delText>
        </w:r>
      </w:del>
      <w:ins w:id="219" w:author="Anil Bandari" w:date="2022-12-08T11:07:00Z">
        <w:r w:rsidR="00BD0EF2">
          <w:t>NLCD labels</w:t>
        </w:r>
      </w:ins>
      <w:del w:id="220" w:author="Anil Bandari" w:date="2022-12-08T11:07:00Z">
        <w:r w:rsidDel="00BD0EF2">
          <w:delText>images</w:delText>
        </w:r>
      </w:del>
      <w:r>
        <w:t xml:space="preserve"> we have and downloads</w:t>
      </w:r>
      <w:del w:id="221" w:author="池田 祐樹" w:date="2022-12-08T19:19:00Z">
        <w:r w:rsidDel="008A13B5">
          <w:delText xml:space="preserve"> </w:delText>
        </w:r>
      </w:del>
      <w:del w:id="222" w:author="Anil Bandari" w:date="2022-12-08T11:07:00Z">
        <w:r w:rsidDel="00BD0EF2">
          <w:delText>the dynamic world labeling</w:delText>
        </w:r>
      </w:del>
      <w:ins w:id="223" w:author="Anil Bandari" w:date="2022-12-08T11:08:00Z">
        <w:r w:rsidR="007559F3">
          <w:t xml:space="preserve"> the corresponding </w:t>
        </w:r>
      </w:ins>
      <w:ins w:id="224" w:author="Anil Bandari" w:date="2022-12-08T11:07:00Z">
        <w:r w:rsidR="00BD0EF2">
          <w:t>DW</w:t>
        </w:r>
      </w:ins>
      <w:del w:id="225" w:author="Anil Bandari" w:date="2022-12-08T11:08:00Z">
        <w:r w:rsidDel="007559F3">
          <w:delText xml:space="preserve"> of the corresponding images</w:delText>
        </w:r>
      </w:del>
      <w:r>
        <w:t xml:space="preserve">. </w:t>
      </w:r>
      <w:ins w:id="226" w:author="Anil Bandari" w:date="2022-12-08T11:08:00Z">
        <w:r w:rsidR="007559F3">
          <w:t xml:space="preserve">As </w:t>
        </w:r>
        <w:del w:id="227" w:author="池田 祐樹" w:date="2022-12-08T19:19:00Z">
          <w:r w:rsidR="007559F3" w:rsidDel="009978C8">
            <w:delText xml:space="preserve">se </w:delText>
          </w:r>
        </w:del>
        <w:r w:rsidR="007559F3">
          <w:t xml:space="preserve">already </w:t>
        </w:r>
        <w:proofErr w:type="spellStart"/>
        <w:r w:rsidR="007559F3">
          <w:t>menthoned</w:t>
        </w:r>
        <w:proofErr w:type="spellEnd"/>
        <w:r w:rsidR="007559F3">
          <w:t xml:space="preserve">, DW is available from 2015, </w:t>
        </w:r>
      </w:ins>
      <w:del w:id="228" w:author="Anil Bandari" w:date="2022-12-08T11:08:00Z">
        <w:r w:rsidDel="007559F3">
          <w:delText xml:space="preserve">The labels are available after </w:delText>
        </w:r>
        <w:r w:rsidRPr="00777EF7" w:rsidDel="007559F3">
          <w:rPr>
            <w:highlight w:val="yellow"/>
          </w:rPr>
          <w:delText>2017</w:delText>
        </w:r>
        <w:r w:rsidDel="007559F3">
          <w:delText>. So</w:delText>
        </w:r>
      </w:del>
      <w:ins w:id="229" w:author="Anil Bandari" w:date="2022-12-08T11:08:00Z">
        <w:r w:rsidR="007559F3">
          <w:t>so</w:t>
        </w:r>
      </w:ins>
      <w:r>
        <w:t xml:space="preserve"> we used </w:t>
      </w:r>
      <w:ins w:id="230" w:author="Anil Bandari" w:date="2022-12-08T11:08:00Z">
        <w:r w:rsidR="007559F3">
          <w:t>only DW for 2017</w:t>
        </w:r>
      </w:ins>
      <w:del w:id="231" w:author="Anil Bandari" w:date="2022-12-08T11:09:00Z">
        <w:r w:rsidRPr="00777EF7" w:rsidDel="007559F3">
          <w:rPr>
            <w:highlight w:val="yellow"/>
          </w:rPr>
          <w:delText>2017 and 2019</w:delText>
        </w:r>
        <w:r w:rsidDel="007559F3">
          <w:delText xml:space="preserve"> of labeling as extra input to the model</w:delText>
        </w:r>
      </w:del>
      <w:r>
        <w:t xml:space="preserve">. </w:t>
      </w:r>
      <w:del w:id="232" w:author="Anil Bandari" w:date="2022-12-08T11:09:00Z">
        <w:r w:rsidDel="007559F3">
          <w:delText xml:space="preserve">We plan to use these labels as input for the first phase of the model to generate the higher resolution labels for the second phase of the model. </w:delText>
        </w:r>
      </w:del>
      <w:r w:rsidR="00282BB3">
        <w:fldChar w:fldCharType="begin"/>
      </w:r>
      <w:r w:rsidR="00282BB3">
        <w:instrText xml:space="preserve"> REF _Ref119274946 \h </w:instrText>
      </w:r>
      <w:r w:rsidR="00282BB3">
        <w:fldChar w:fldCharType="separate"/>
      </w:r>
      <w:r w:rsidR="00005BC1">
        <w:t xml:space="preserve">Figure </w:t>
      </w:r>
      <w:r w:rsidR="00005BC1">
        <w:rPr>
          <w:noProof/>
        </w:rPr>
        <w:t>1</w:t>
      </w:r>
      <w:r w:rsidR="00282BB3">
        <w:fldChar w:fldCharType="end"/>
      </w:r>
      <w:r w:rsidR="00282BB3">
        <w:t xml:space="preserve"> shows </w:t>
      </w:r>
      <w:ins w:id="233" w:author="Anil Bandari" w:date="2022-12-08T11:09:00Z">
        <w:r w:rsidR="007559F3">
          <w:t>o</w:t>
        </w:r>
      </w:ins>
      <w:ins w:id="234" w:author="Anil Bandari" w:date="2022-12-08T11:10:00Z">
        <w:r w:rsidR="007559F3">
          <w:t>ne</w:t>
        </w:r>
      </w:ins>
      <w:del w:id="235" w:author="Anil Bandari" w:date="2022-12-08T11:09:00Z">
        <w:r w:rsidR="00282BB3" w:rsidDel="007559F3">
          <w:delText>the</w:delText>
        </w:r>
      </w:del>
      <w:r w:rsidR="00282BB3">
        <w:t xml:space="preserve"> </w:t>
      </w:r>
      <w:ins w:id="236" w:author="池田 祐樹" w:date="2022-12-08T19:19:00Z">
        <w:r w:rsidR="00A1502A">
          <w:t xml:space="preserve">sample </w:t>
        </w:r>
      </w:ins>
      <w:r w:rsidR="00282BB3">
        <w:t>NAIP</w:t>
      </w:r>
      <w:ins w:id="237" w:author="Anil Bandari" w:date="2022-12-08T11:09:00Z">
        <w:r w:rsidR="007559F3">
          <w:t xml:space="preserve"> image</w:t>
        </w:r>
      </w:ins>
      <w:ins w:id="238" w:author="Anil Bandari" w:date="2022-12-08T11:14:00Z">
        <w:r w:rsidR="009535B5">
          <w:t xml:space="preserve"> (id</w:t>
        </w:r>
      </w:ins>
      <w:ins w:id="239" w:author="Anil Bandari" w:date="2022-12-08T11:15:00Z">
        <w:r w:rsidR="009535B5">
          <w:t>: 3716</w:t>
        </w:r>
      </w:ins>
      <w:ins w:id="240" w:author="Anil Bandari" w:date="2022-12-08T11:14:00Z">
        <w:r w:rsidR="009535B5">
          <w:t>)</w:t>
        </w:r>
      </w:ins>
      <w:r w:rsidR="00282BB3">
        <w:t xml:space="preserve">, </w:t>
      </w:r>
      <w:ins w:id="241" w:author="Anil Bandari" w:date="2022-12-08T11:11:00Z">
        <w:r w:rsidR="009535B5">
          <w:t xml:space="preserve">its </w:t>
        </w:r>
      </w:ins>
      <w:ins w:id="242" w:author="Anil Bandari" w:date="2022-12-08T11:10:00Z">
        <w:r w:rsidR="009535B5">
          <w:t xml:space="preserve">manual label by </w:t>
        </w:r>
      </w:ins>
      <w:ins w:id="243" w:author="Anil Bandari" w:date="2022-12-08T11:11:00Z">
        <w:r w:rsidR="009535B5">
          <w:t>authors</w:t>
        </w:r>
      </w:ins>
      <w:ins w:id="244" w:author="Anil Bandari" w:date="2022-12-08T11:10:00Z">
        <w:r w:rsidR="009535B5">
          <w:t xml:space="preserve">, </w:t>
        </w:r>
      </w:ins>
      <w:r w:rsidR="00282BB3">
        <w:t>NLCD</w:t>
      </w:r>
      <w:ins w:id="245" w:author="Anil Bandari" w:date="2022-12-08T11:10:00Z">
        <w:r w:rsidR="007559F3">
          <w:t xml:space="preserve"> label</w:t>
        </w:r>
      </w:ins>
      <w:r w:rsidR="00282BB3">
        <w:t>, and DW label</w:t>
      </w:r>
      <w:del w:id="246" w:author="Anil Bandari" w:date="2022-12-08T11:10:00Z">
        <w:r w:rsidR="00282BB3" w:rsidDel="007559F3">
          <w:delText xml:space="preserve"> images</w:delText>
        </w:r>
      </w:del>
      <w:r w:rsidR="00282BB3">
        <w:t>.</w:t>
      </w:r>
      <w:ins w:id="247" w:author="Anil Bandari" w:date="2022-12-08T11:23:00Z">
        <w:r w:rsidR="00CB2FC1">
          <w:t xml:space="preserve"> </w:t>
        </w:r>
      </w:ins>
      <w:ins w:id="248" w:author="Anil Bandari" w:date="2022-12-08T11:27:00Z">
        <w:r w:rsidR="002D5BB9">
          <w:t>Despite</w:t>
        </w:r>
      </w:ins>
      <w:ins w:id="249" w:author="Anil Bandari" w:date="2022-12-08T11:25:00Z">
        <w:r w:rsidR="0005638E">
          <w:t xml:space="preserve"> of higher resolution (10m) than NLCD (</w:t>
        </w:r>
      </w:ins>
      <w:ins w:id="250" w:author="Anil Bandari" w:date="2022-12-08T11:26:00Z">
        <w:r w:rsidR="0005638E">
          <w:t>30m</w:t>
        </w:r>
      </w:ins>
      <w:ins w:id="251" w:author="Anil Bandari" w:date="2022-12-08T11:25:00Z">
        <w:r w:rsidR="0005638E">
          <w:t>)</w:t>
        </w:r>
      </w:ins>
      <w:ins w:id="252" w:author="Anil Bandari" w:date="2022-12-08T11:26:00Z">
        <w:r w:rsidR="0005638E">
          <w:t xml:space="preserve">, </w:t>
        </w:r>
      </w:ins>
      <w:ins w:id="253" w:author="Anil Bandari" w:date="2022-12-08T11:25:00Z">
        <w:r w:rsidR="0005638E">
          <w:t xml:space="preserve">DW </w:t>
        </w:r>
      </w:ins>
      <w:ins w:id="254" w:author="Anil Bandari" w:date="2022-12-08T11:26:00Z">
        <w:r w:rsidR="0005638E">
          <w:t>looks more rough than NLCD. This tendency is also applicable to other NAIP images</w:t>
        </w:r>
      </w:ins>
      <w:ins w:id="255" w:author="Anil Bandari" w:date="2022-12-08T11:27:00Z">
        <w:r w:rsidR="0005638E">
          <w:t xml:space="preserve">, but as we see later, the accuracy of DW is </w:t>
        </w:r>
        <w:proofErr w:type="gramStart"/>
        <w:r w:rsidR="0005638E">
          <w:t>actually no</w:t>
        </w:r>
        <w:proofErr w:type="gramEnd"/>
        <w:r w:rsidR="0005638E">
          <w:t xml:space="preserve"> worse than NLCD.</w:t>
        </w:r>
      </w:ins>
    </w:p>
    <w:tbl>
      <w:tblPr>
        <w:tblStyle w:val="a6"/>
        <w:tblW w:w="0" w:type="auto"/>
        <w:tblLook w:val="04A0" w:firstRow="1" w:lastRow="0" w:firstColumn="1" w:lastColumn="0" w:noHBand="0" w:noVBand="1"/>
      </w:tblPr>
      <w:tblGrid>
        <w:gridCol w:w="2363"/>
        <w:gridCol w:w="2354"/>
        <w:gridCol w:w="2354"/>
        <w:gridCol w:w="2279"/>
      </w:tblGrid>
      <w:tr w:rsidR="005C7417" w14:paraId="7A669687" w14:textId="77777777" w:rsidTr="009535B5">
        <w:tc>
          <w:tcPr>
            <w:tcW w:w="2335" w:type="dxa"/>
          </w:tcPr>
          <w:p w14:paraId="61AA5DE1" w14:textId="78FDEAEC" w:rsidR="009535B5" w:rsidRPr="00282BB3" w:rsidRDefault="009535B5" w:rsidP="00586EA3">
            <w:pPr>
              <w:rPr>
                <w:highlight w:val="yellow"/>
              </w:rPr>
            </w:pPr>
            <w:ins w:id="256" w:author="Anil Bandari" w:date="2022-12-08T11:12:00Z">
              <w:r>
                <w:rPr>
                  <w:noProof/>
                </w:rPr>
                <w:drawing>
                  <wp:inline distT="0" distB="0" distL="0" distR="0" wp14:anchorId="402A6375" wp14:editId="35E87CF1">
                    <wp:extent cx="1416163" cy="14118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37715" cy="1433319"/>
                            </a:xfrm>
                            <a:prstGeom prst="rect">
                              <a:avLst/>
                            </a:prstGeom>
                          </pic:spPr>
                        </pic:pic>
                      </a:graphicData>
                    </a:graphic>
                  </wp:inline>
                </w:drawing>
              </w:r>
            </w:ins>
            <w:del w:id="257" w:author="Anil Bandari" w:date="2022-12-08T11:12:00Z">
              <w:r w:rsidRPr="00282BB3" w:rsidDel="009535B5">
                <w:rPr>
                  <w:highlight w:val="yellow"/>
                </w:rPr>
                <w:delText xml:space="preserve">Please copy </w:delText>
              </w:r>
              <w:r w:rsidDel="009535B5">
                <w:rPr>
                  <w:highlight w:val="yellow"/>
                </w:rPr>
                <w:delText xml:space="preserve">the </w:delText>
              </w:r>
              <w:r w:rsidRPr="00282BB3" w:rsidDel="009535B5">
                <w:rPr>
                  <w:highlight w:val="yellow"/>
                </w:rPr>
                <w:delText>sample image here</w:delText>
              </w:r>
            </w:del>
          </w:p>
        </w:tc>
        <w:tc>
          <w:tcPr>
            <w:tcW w:w="2250" w:type="dxa"/>
          </w:tcPr>
          <w:p w14:paraId="72439846" w14:textId="6AE5DFC5" w:rsidR="009535B5" w:rsidRPr="00282BB3" w:rsidRDefault="009535B5" w:rsidP="00586EA3">
            <w:pPr>
              <w:rPr>
                <w:highlight w:val="yellow"/>
              </w:rPr>
            </w:pPr>
            <w:ins w:id="258" w:author="Anil Bandari" w:date="2022-12-08T11:12:00Z">
              <w:r>
                <w:rPr>
                  <w:noProof/>
                </w:rPr>
                <w:drawing>
                  <wp:inline distT="0" distB="0" distL="0" distR="0" wp14:anchorId="0FC66F5F" wp14:editId="7A3C7DD5">
                    <wp:extent cx="1401529" cy="1397203"/>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19781" cy="1415399"/>
                            </a:xfrm>
                            <a:prstGeom prst="rect">
                              <a:avLst/>
                            </a:prstGeom>
                          </pic:spPr>
                        </pic:pic>
                      </a:graphicData>
                    </a:graphic>
                  </wp:inline>
                </w:drawing>
              </w:r>
            </w:ins>
          </w:p>
        </w:tc>
        <w:tc>
          <w:tcPr>
            <w:tcW w:w="2339" w:type="dxa"/>
          </w:tcPr>
          <w:p w14:paraId="5FE07BD8" w14:textId="62FF6FB1" w:rsidR="009535B5" w:rsidRPr="00282BB3" w:rsidRDefault="006D4310" w:rsidP="00586EA3">
            <w:pPr>
              <w:rPr>
                <w:highlight w:val="yellow"/>
              </w:rPr>
            </w:pPr>
            <w:ins w:id="259" w:author="Anil Bandari" w:date="2022-12-08T11:25:00Z">
              <w:r>
                <w:rPr>
                  <w:noProof/>
                </w:rPr>
                <w:drawing>
                  <wp:inline distT="0" distB="0" distL="0" distR="0" wp14:anchorId="0F6BD48E" wp14:editId="36C5F2C6">
                    <wp:extent cx="1401325" cy="1397000"/>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12754" cy="1408394"/>
                            </a:xfrm>
                            <a:prstGeom prst="rect">
                              <a:avLst/>
                            </a:prstGeom>
                          </pic:spPr>
                        </pic:pic>
                      </a:graphicData>
                    </a:graphic>
                  </wp:inline>
                </w:drawing>
              </w:r>
              <w:r w:rsidRPr="00282BB3" w:rsidDel="009535B5">
                <w:rPr>
                  <w:highlight w:val="yellow"/>
                </w:rPr>
                <w:t xml:space="preserve"> </w:t>
              </w:r>
            </w:ins>
            <w:del w:id="260" w:author="Anil Bandari" w:date="2022-12-08T11:12:00Z">
              <w:r w:rsidR="009535B5" w:rsidRPr="00282BB3" w:rsidDel="009535B5">
                <w:rPr>
                  <w:highlight w:val="yellow"/>
                </w:rPr>
                <w:delText xml:space="preserve">Please copy </w:delText>
              </w:r>
              <w:r w:rsidR="009535B5" w:rsidDel="009535B5">
                <w:rPr>
                  <w:highlight w:val="yellow"/>
                </w:rPr>
                <w:delText xml:space="preserve">the </w:delText>
              </w:r>
              <w:r w:rsidR="009535B5" w:rsidRPr="00282BB3" w:rsidDel="009535B5">
                <w:rPr>
                  <w:highlight w:val="yellow"/>
                </w:rPr>
                <w:delText>sample image here</w:delText>
              </w:r>
            </w:del>
          </w:p>
        </w:tc>
        <w:tc>
          <w:tcPr>
            <w:tcW w:w="2426" w:type="dxa"/>
          </w:tcPr>
          <w:p w14:paraId="41FBF804" w14:textId="3CEB7439" w:rsidR="009535B5" w:rsidRPr="00282BB3" w:rsidRDefault="006D4310" w:rsidP="00586EA3">
            <w:pPr>
              <w:rPr>
                <w:highlight w:val="yellow"/>
              </w:rPr>
            </w:pPr>
            <w:ins w:id="261" w:author="Anil Bandari" w:date="2022-12-08T11:25:00Z">
              <w:del w:id="262" w:author="池田 祐樹" w:date="2022-12-08T17:48:00Z">
                <w:r w:rsidDel="005C2190">
                  <w:rPr>
                    <w:noProof/>
                  </w:rPr>
                  <w:drawing>
                    <wp:inline distT="0" distB="0" distL="0" distR="0" wp14:anchorId="5189FC1E" wp14:editId="588B10B9">
                      <wp:extent cx="979334" cy="97631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87684" cy="984637"/>
                              </a:xfrm>
                              <a:prstGeom prst="rect">
                                <a:avLst/>
                              </a:prstGeom>
                            </pic:spPr>
                          </pic:pic>
                        </a:graphicData>
                      </a:graphic>
                    </wp:inline>
                  </w:drawing>
                </w:r>
              </w:del>
              <w:del w:id="263" w:author="池田 祐樹" w:date="2022-12-08T17:50:00Z">
                <w:r w:rsidDel="005C2190">
                  <w:rPr>
                    <w:noProof/>
                  </w:rPr>
                  <w:delText xml:space="preserve"> </w:delText>
                </w:r>
              </w:del>
            </w:ins>
            <w:ins w:id="264" w:author="池田 祐樹" w:date="2022-12-08T17:50:00Z">
              <w:r w:rsidR="005C2190">
                <w:rPr>
                  <w:noProof/>
                </w:rPr>
                <w:drawing>
                  <wp:inline distT="0" distB="0" distL="0" distR="0" wp14:anchorId="2FD68480" wp14:editId="77C161BF">
                    <wp:extent cx="1361234" cy="1400708"/>
                    <wp:effectExtent l="0" t="0" r="0" b="9525"/>
                    <wp:docPr id="34" name="図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20661" cy="1461858"/>
                            </a:xfrm>
                            <a:prstGeom prst="rect">
                              <a:avLst/>
                            </a:prstGeom>
                          </pic:spPr>
                        </pic:pic>
                      </a:graphicData>
                    </a:graphic>
                  </wp:inline>
                </w:drawing>
              </w:r>
            </w:ins>
            <w:ins w:id="265" w:author="Anil Bandari" w:date="2022-12-08T11:25:00Z">
              <w:r w:rsidRPr="00282BB3" w:rsidDel="009535B5">
                <w:rPr>
                  <w:highlight w:val="yellow"/>
                </w:rPr>
                <w:t xml:space="preserve"> </w:t>
              </w:r>
            </w:ins>
            <w:del w:id="266" w:author="Anil Bandari" w:date="2022-12-08T11:12:00Z">
              <w:r w:rsidR="009535B5" w:rsidRPr="00282BB3" w:rsidDel="009535B5">
                <w:rPr>
                  <w:highlight w:val="yellow"/>
                </w:rPr>
                <w:delText xml:space="preserve">Please copy </w:delText>
              </w:r>
              <w:r w:rsidR="009535B5" w:rsidDel="009535B5">
                <w:rPr>
                  <w:highlight w:val="yellow"/>
                </w:rPr>
                <w:delText xml:space="preserve">the </w:delText>
              </w:r>
              <w:r w:rsidR="009535B5" w:rsidRPr="00282BB3" w:rsidDel="009535B5">
                <w:rPr>
                  <w:highlight w:val="yellow"/>
                </w:rPr>
                <w:delText>sample image here</w:delText>
              </w:r>
            </w:del>
          </w:p>
        </w:tc>
      </w:tr>
      <w:tr w:rsidR="005C7417" w14:paraId="49356547" w14:textId="77777777" w:rsidTr="009535B5">
        <w:tc>
          <w:tcPr>
            <w:tcW w:w="2335" w:type="dxa"/>
          </w:tcPr>
          <w:p w14:paraId="4CA9BA85" w14:textId="609A088E" w:rsidR="009535B5" w:rsidRDefault="009535B5" w:rsidP="00282BB3">
            <w:pPr>
              <w:pStyle w:val="a5"/>
              <w:numPr>
                <w:ilvl w:val="0"/>
                <w:numId w:val="9"/>
              </w:numPr>
            </w:pPr>
            <w:r>
              <w:t>NAIP image</w:t>
            </w:r>
          </w:p>
        </w:tc>
        <w:tc>
          <w:tcPr>
            <w:tcW w:w="2250" w:type="dxa"/>
          </w:tcPr>
          <w:p w14:paraId="73F64B7F" w14:textId="621B184E" w:rsidR="009535B5" w:rsidRDefault="009535B5" w:rsidP="00282BB3">
            <w:pPr>
              <w:pStyle w:val="a5"/>
              <w:numPr>
                <w:ilvl w:val="0"/>
                <w:numId w:val="9"/>
              </w:numPr>
            </w:pPr>
            <w:ins w:id="267" w:author="Anil Bandari" w:date="2022-12-08T11:11:00Z">
              <w:r>
                <w:t>Manual label</w:t>
              </w:r>
            </w:ins>
          </w:p>
        </w:tc>
        <w:tc>
          <w:tcPr>
            <w:tcW w:w="2339" w:type="dxa"/>
          </w:tcPr>
          <w:p w14:paraId="2665555D" w14:textId="2635AB38" w:rsidR="009535B5" w:rsidRDefault="009535B5" w:rsidP="00282BB3">
            <w:pPr>
              <w:pStyle w:val="a5"/>
              <w:numPr>
                <w:ilvl w:val="0"/>
                <w:numId w:val="9"/>
              </w:numPr>
            </w:pPr>
            <w:r>
              <w:t>NLCD image</w:t>
            </w:r>
          </w:p>
        </w:tc>
        <w:tc>
          <w:tcPr>
            <w:tcW w:w="2426" w:type="dxa"/>
          </w:tcPr>
          <w:p w14:paraId="18888A7C" w14:textId="1D2BDFAF" w:rsidR="009535B5" w:rsidRDefault="009535B5" w:rsidP="00282BB3">
            <w:pPr>
              <w:pStyle w:val="a5"/>
              <w:numPr>
                <w:ilvl w:val="0"/>
                <w:numId w:val="9"/>
              </w:numPr>
            </w:pPr>
            <w:r>
              <w:t>DW label</w:t>
            </w:r>
          </w:p>
        </w:tc>
      </w:tr>
    </w:tbl>
    <w:p w14:paraId="5113928D" w14:textId="68DDC039" w:rsidR="00282BB3" w:rsidRDefault="00282BB3" w:rsidP="00282BB3">
      <w:pPr>
        <w:pStyle w:val="a7"/>
      </w:pPr>
      <w:bookmarkStart w:id="268" w:name="_Ref119274946"/>
      <w:r>
        <w:t xml:space="preserve">Figure </w:t>
      </w:r>
      <w:fldSimple w:instr=" SEQ Figure \* ARABIC ">
        <w:r w:rsidR="00005BC1">
          <w:rPr>
            <w:noProof/>
          </w:rPr>
          <w:t>1</w:t>
        </w:r>
      </w:fldSimple>
      <w:bookmarkEnd w:id="268"/>
      <w:r>
        <w:t xml:space="preserve"> </w:t>
      </w:r>
      <w:ins w:id="269" w:author="Anil Bandari" w:date="2022-12-08T11:15:00Z">
        <w:r w:rsidR="009535B5">
          <w:t>NAIP</w:t>
        </w:r>
      </w:ins>
      <w:del w:id="270" w:author="Anil Bandari" w:date="2022-12-08T11:15:00Z">
        <w:r w:rsidDel="009535B5">
          <w:delText>NIPA</w:delText>
        </w:r>
      </w:del>
      <w:r>
        <w:t xml:space="preserve">, </w:t>
      </w:r>
      <w:ins w:id="271" w:author="Anil Bandari" w:date="2022-12-08T11:15:00Z">
        <w:r w:rsidR="009535B5">
          <w:t xml:space="preserve">manual label, </w:t>
        </w:r>
      </w:ins>
      <w:r>
        <w:t>NLCD, and DW label</w:t>
      </w:r>
      <w:ins w:id="272" w:author="Anil Bandari" w:date="2022-12-08T11:23:00Z">
        <w:r w:rsidR="00CB2FC1">
          <w:t xml:space="preserve"> (Note that Tree Canopy is </w:t>
        </w:r>
      </w:ins>
      <w:ins w:id="273" w:author="Anil Bandari" w:date="2022-12-08T11:24:00Z">
        <w:r w:rsidR="00CB2FC1">
          <w:t>drawn</w:t>
        </w:r>
      </w:ins>
      <w:ins w:id="274" w:author="Anil Bandari" w:date="2022-12-08T11:23:00Z">
        <w:r w:rsidR="00CB2FC1">
          <w:t xml:space="preserve"> </w:t>
        </w:r>
      </w:ins>
      <w:ins w:id="275" w:author="Anil Bandari" w:date="2022-12-08T11:24:00Z">
        <w:r w:rsidR="00CB2FC1">
          <w:t xml:space="preserve">with </w:t>
        </w:r>
      </w:ins>
      <w:ins w:id="276" w:author="Anil Bandari" w:date="2022-12-08T11:23:00Z">
        <w:r w:rsidR="00CB2FC1">
          <w:t xml:space="preserve">slightly </w:t>
        </w:r>
      </w:ins>
      <w:ins w:id="277" w:author="Anil Bandari" w:date="2022-12-08T11:24:00Z">
        <w:r w:rsidR="00CB2FC1">
          <w:t xml:space="preserve">different dark green color </w:t>
        </w:r>
      </w:ins>
      <w:ins w:id="278" w:author="Anil Bandari" w:date="2022-12-08T11:25:00Z">
        <w:r w:rsidR="002A1E43">
          <w:t>in</w:t>
        </w:r>
      </w:ins>
      <w:ins w:id="279" w:author="Anil Bandari" w:date="2022-12-08T11:24:00Z">
        <w:r w:rsidR="00CB2FC1">
          <w:t xml:space="preserve"> DW for a technical reason</w:t>
        </w:r>
      </w:ins>
      <w:ins w:id="280" w:author="Anil Bandari" w:date="2022-12-08T11:23:00Z">
        <w:r w:rsidR="00CB2FC1">
          <w:t>)</w:t>
        </w:r>
      </w:ins>
    </w:p>
    <w:p w14:paraId="7415128E" w14:textId="31820DD7" w:rsidR="00557BDF" w:rsidRPr="00557BDF" w:rsidRDefault="00557BDF">
      <w:pPr>
        <w:rPr>
          <w:ins w:id="281" w:author="Anil Bandari" w:date="2022-12-08T11:27:00Z"/>
        </w:rPr>
        <w:pPrChange w:id="282" w:author="Anil Bandari" w:date="2022-12-08T11:52:00Z">
          <w:pPr>
            <w:pStyle w:val="3"/>
          </w:pPr>
        </w:pPrChange>
      </w:pPr>
      <w:proofErr w:type="spellStart"/>
      <w:ins w:id="283" w:author="Anil Bandari" w:date="2022-12-08T11:52:00Z">
        <w:r w:rsidRPr="00557BDF">
          <w:t>Thoughout</w:t>
        </w:r>
        <w:proofErr w:type="spellEnd"/>
        <w:r w:rsidRPr="00557BDF">
          <w:t xml:space="preserve"> this study, we integrated the nine classes of DW (</w:t>
        </w:r>
        <w:proofErr w:type="spellStart"/>
        <w:r w:rsidRPr="00557BDF">
          <w:t>mentioed</w:t>
        </w:r>
        <w:proofErr w:type="spellEnd"/>
        <w:r w:rsidRPr="00557BDF">
          <w:t xml:space="preserve"> above) into four classes of interest (Water, Tree Canopy, Low Vegetation, and Impervious) as follows: “water” to Water, “trees” and “flooded vegetation” to Tree Canopy, “grass”, “crops”, “shrub &amp; scrub”, and “bare” </w:t>
        </w:r>
        <w:r w:rsidRPr="00557BDF">
          <w:lastRenderedPageBreak/>
          <w:t xml:space="preserve">to Low Vegetation, </w:t>
        </w:r>
        <w:proofErr w:type="gramStart"/>
        <w:r w:rsidRPr="00557BDF">
          <w:t>and  built</w:t>
        </w:r>
        <w:proofErr w:type="gramEnd"/>
        <w:r w:rsidRPr="00557BDF">
          <w:t xml:space="preserve"> to Impervious. There was no “snow &amp; ice” (in the state of Maryland for the period we specified). We downloaded DW label for each NLCD label (</w:t>
        </w:r>
        <w:proofErr w:type="gramStart"/>
        <w:r w:rsidRPr="00557BDF">
          <w:t>i.e.</w:t>
        </w:r>
        <w:proofErr w:type="gramEnd"/>
        <w:r w:rsidRPr="00557BDF">
          <w:t xml:space="preserve"> the same coordinates). In detail, we specified the period as June 23rd - September 29th (</w:t>
        </w:r>
        <w:proofErr w:type="gramStart"/>
        <w:r w:rsidRPr="00557BDF">
          <w:t>i.e.</w:t>
        </w:r>
        <w:proofErr w:type="gramEnd"/>
        <w:r w:rsidRPr="00557BDF">
          <w:t xml:space="preserve"> during the summer) in 2017 and downloaded </w:t>
        </w:r>
      </w:ins>
      <w:ins w:id="284" w:author="Anil Bandari" w:date="2022-12-08T11:55:00Z">
        <w:r w:rsidR="00367646">
          <w:t xml:space="preserve">the average </w:t>
        </w:r>
      </w:ins>
      <w:ins w:id="285" w:author="Anil Bandari" w:date="2022-12-08T11:52:00Z">
        <w:r w:rsidRPr="00557BDF">
          <w:t>probability</w:t>
        </w:r>
      </w:ins>
      <w:ins w:id="286" w:author="Anil Bandari" w:date="2022-12-08T11:56:00Z">
        <w:r w:rsidR="004B2A06" w:rsidRPr="004B2A06">
          <w:t xml:space="preserve"> </w:t>
        </w:r>
        <w:r w:rsidR="004B2A06">
          <w:t>over the period</w:t>
        </w:r>
      </w:ins>
      <w:ins w:id="287" w:author="Anil Bandari" w:date="2022-12-08T11:52:00Z">
        <w:r w:rsidRPr="00557BDF">
          <w:t xml:space="preserve"> of each class </w:t>
        </w:r>
      </w:ins>
      <w:ins w:id="288" w:author="Anil Bandari" w:date="2022-12-08T11:56:00Z">
        <w:r w:rsidR="00367646">
          <w:t xml:space="preserve">for each pixel </w:t>
        </w:r>
      </w:ins>
      <w:ins w:id="289" w:author="Anil Bandari" w:date="2022-12-08T11:52:00Z">
        <w:r w:rsidRPr="00557BDF">
          <w:t xml:space="preserve">using python API of </w:t>
        </w:r>
      </w:ins>
      <w:ins w:id="290" w:author="Anil Bandari" w:date="2022-12-08T11:55:00Z">
        <w:r w:rsidR="008558FB">
          <w:t>GEE</w:t>
        </w:r>
      </w:ins>
      <w:ins w:id="291" w:author="Anil Bandari" w:date="2022-12-08T11:52:00Z">
        <w:r w:rsidRPr="00557BDF">
          <w:t>. We used the probabilities as soft labels</w:t>
        </w:r>
      </w:ins>
      <w:ins w:id="292" w:author="Anil Bandari" w:date="2022-12-08T12:11:00Z">
        <w:r w:rsidR="002D4451">
          <w:t xml:space="preserve"> (henceforth DW 2017 soft labels)</w:t>
        </w:r>
      </w:ins>
      <w:ins w:id="293" w:author="Anil Bandari" w:date="2022-12-08T11:52:00Z">
        <w:r w:rsidRPr="00557BDF">
          <w:t>. We also prepared hard labels</w:t>
        </w:r>
      </w:ins>
      <w:ins w:id="294" w:author="Anil Bandari" w:date="2022-12-08T12:10:00Z">
        <w:r w:rsidR="002D4451">
          <w:t xml:space="preserve"> (henceforth DW 2017 hard labels)</w:t>
        </w:r>
      </w:ins>
      <w:ins w:id="295" w:author="Anil Bandari" w:date="2022-12-08T11:52:00Z">
        <w:r w:rsidRPr="00557BDF">
          <w:t xml:space="preserve">, but we did not use the label band </w:t>
        </w:r>
      </w:ins>
      <w:ins w:id="296" w:author="Anil Bandari" w:date="2022-12-08T11:54:00Z">
        <w:r w:rsidR="00F734E4">
          <w:t xml:space="preserve">originally prepared on GEE </w:t>
        </w:r>
      </w:ins>
      <w:ins w:id="297" w:author="Anil Bandari" w:date="2022-12-08T11:52:00Z">
        <w:r w:rsidRPr="00557BDF">
          <w:t xml:space="preserve">which is the class with the highest probability over all nine classes. Rather we took </w:t>
        </w:r>
      </w:ins>
      <w:ins w:id="298" w:author="Anil Bandari" w:date="2022-12-08T11:53:00Z">
        <w:r w:rsidR="0071734A">
          <w:t xml:space="preserve">the </w:t>
        </w:r>
      </w:ins>
      <w:ins w:id="299" w:author="Anil Bandari" w:date="2022-12-08T11:52:00Z">
        <w:r w:rsidRPr="00557BDF">
          <w:t>argmax</w:t>
        </w:r>
      </w:ins>
      <w:ins w:id="300" w:author="Anil Bandari" w:date="2022-12-08T11:53:00Z">
        <w:r w:rsidR="0071734A">
          <w:t xml:space="preserve"> </w:t>
        </w:r>
        <w:r w:rsidR="00E34995">
          <w:t>over</w:t>
        </w:r>
      </w:ins>
      <w:ins w:id="301" w:author="Anil Bandari" w:date="2022-12-08T11:55:00Z">
        <w:r w:rsidR="00EC780A">
          <w:t xml:space="preserve"> the</w:t>
        </w:r>
      </w:ins>
      <w:ins w:id="302" w:author="Anil Bandari" w:date="2022-12-08T11:53:00Z">
        <w:r w:rsidR="00E34995">
          <w:t xml:space="preserve"> </w:t>
        </w:r>
        <w:r w:rsidR="0071734A">
          <w:t>integrat</w:t>
        </w:r>
        <w:r w:rsidR="00E34995">
          <w:t>ed</w:t>
        </w:r>
        <w:r w:rsidR="0071734A">
          <w:t xml:space="preserve"> four classes and made hard labels.</w:t>
        </w:r>
      </w:ins>
      <w:ins w:id="303" w:author="Anil Bandari" w:date="2022-12-08T11:56:00Z">
        <w:r w:rsidR="00FD2CDA">
          <w:t xml:space="preserve"> Considering that DW is 10m-resolution, to save the data size, we down-sampled DW by 1/10, </w:t>
        </w:r>
        <w:proofErr w:type="gramStart"/>
        <w:r w:rsidR="00FD2CDA">
          <w:t>e.g.</w:t>
        </w:r>
        <w:proofErr w:type="gramEnd"/>
        <w:r w:rsidR="00FD2CDA">
          <w:t xml:space="preserve"> </w:t>
        </w:r>
      </w:ins>
      <w:ins w:id="304" w:author="Anil Bandari" w:date="2022-12-08T11:57:00Z">
        <w:r w:rsidR="00FD2CDA">
          <w:t xml:space="preserve">size </w:t>
        </w:r>
      </w:ins>
      <w:ins w:id="305" w:author="Anil Bandari" w:date="2022-12-08T11:56:00Z">
        <w:r w:rsidR="00FD2CDA">
          <w:t xml:space="preserve">388 by 388 for </w:t>
        </w:r>
      </w:ins>
      <w:ins w:id="306" w:author="Anil Bandari" w:date="2022-12-08T11:57:00Z">
        <w:r w:rsidR="00FD2CDA">
          <w:t xml:space="preserve">a </w:t>
        </w:r>
      </w:ins>
      <w:ins w:id="307" w:author="Anil Bandari" w:date="2022-12-08T11:56:00Z">
        <w:r w:rsidR="00FD2CDA">
          <w:t>label</w:t>
        </w:r>
      </w:ins>
      <w:ins w:id="308" w:author="Anil Bandari" w:date="2022-12-08T11:57:00Z">
        <w:r w:rsidR="00FD2CDA">
          <w:t xml:space="preserve"> of size 3880 by 3880</w:t>
        </w:r>
        <w:r w:rsidR="00FD2CDA" w:rsidRPr="00FD2CDA">
          <w:t xml:space="preserve"> </w:t>
        </w:r>
        <w:r w:rsidR="00FD2CDA">
          <w:t>originally</w:t>
        </w:r>
      </w:ins>
      <w:ins w:id="309" w:author="Anil Bandari" w:date="2022-12-08T11:56:00Z">
        <w:r w:rsidR="00FD2CDA">
          <w:t>. We also rounded the probabilities by multiples of 0.5% and saved as uint8 upon multiplied by 200</w:t>
        </w:r>
      </w:ins>
      <w:ins w:id="310" w:author="Anil Bandari" w:date="2022-12-08T11:58:00Z">
        <w:r w:rsidR="00A6770E">
          <w:t xml:space="preserve">. When using in training, we transformed them back into </w:t>
        </w:r>
      </w:ins>
      <w:ins w:id="311" w:author="Anil Bandari" w:date="2022-12-08T11:59:00Z">
        <w:r w:rsidR="00A6770E">
          <w:t xml:space="preserve">normalized </w:t>
        </w:r>
      </w:ins>
      <w:ins w:id="312" w:author="Anil Bandari" w:date="2022-12-08T11:58:00Z">
        <w:r w:rsidR="00A6770E">
          <w:t>probabilities again.</w:t>
        </w:r>
      </w:ins>
    </w:p>
    <w:p w14:paraId="282D8828" w14:textId="0BD7DFCD" w:rsidR="00777EF7" w:rsidRDefault="007C5B01" w:rsidP="00777EF7">
      <w:pPr>
        <w:pStyle w:val="3"/>
      </w:pPr>
      <w:ins w:id="313" w:author="Anil Bandari" w:date="2022-12-08T10:46:00Z">
        <w:r>
          <w:t>Handle</w:t>
        </w:r>
      </w:ins>
      <w:del w:id="314" w:author="Anil Bandari" w:date="2022-12-08T10:46:00Z">
        <w:r w:rsidR="00777EF7" w:rsidRPr="00777EF7" w:rsidDel="007C5B01">
          <w:delText>Handel</w:delText>
        </w:r>
      </w:del>
      <w:r w:rsidR="00777EF7" w:rsidRPr="00777EF7">
        <w:t xml:space="preserve"> the uncertainty of the model</w:t>
      </w:r>
    </w:p>
    <w:p w14:paraId="62FAD8AF" w14:textId="7871B812" w:rsidR="00586EA3" w:rsidRDefault="00777EF7" w:rsidP="0095126F">
      <w:r>
        <w:t xml:space="preserve">All previous studies used hard labeling for training models. This causes some uncertainty </w:t>
      </w:r>
      <w:r w:rsidR="00282BB3">
        <w:t>in</w:t>
      </w:r>
      <w:r>
        <w:t xml:space="preserve"> classifying some categories and </w:t>
      </w:r>
      <w:r w:rsidR="00282BB3">
        <w:t>some</w:t>
      </w:r>
      <w:r>
        <w:t xml:space="preserve"> inaccuracy. To </w:t>
      </w:r>
      <w:r w:rsidR="00282BB3">
        <w:t>overcome</w:t>
      </w:r>
      <w:r>
        <w:t xml:space="preserve"> this problem, we plan to train the model and used soft labeling with the probability of each </w:t>
      </w:r>
      <w:r w:rsidR="00282BB3">
        <w:t>category instead of hard labeling. For the implementation of using soft labeling</w:t>
      </w:r>
      <w:r w:rsidR="0095126F">
        <w:t xml:space="preserve">. To decrease the uncertainty (Decrease the variance and bias) in phase 2 of the main model we used the Ensemble technique. We are going to train multiple models in parallel and take the average of the result as </w:t>
      </w:r>
      <w:proofErr w:type="gramStart"/>
      <w:r w:rsidR="0095126F">
        <w:t>the final result</w:t>
      </w:r>
      <w:proofErr w:type="gramEnd"/>
      <w:r w:rsidR="0095126F">
        <w:t>. Another technique we are going to implement is DUQ. In this technique (</w:t>
      </w:r>
      <w:r w:rsidR="0095126F" w:rsidRPr="0095126F">
        <w:rPr>
          <w:highlight w:val="yellow"/>
        </w:rPr>
        <w:t>please explain this technique</w:t>
      </w:r>
      <w:r w:rsidR="0095126F">
        <w:t xml:space="preserve">) </w:t>
      </w:r>
    </w:p>
    <w:p w14:paraId="693C9CB9" w14:textId="7CC026CA" w:rsidR="00586EA3" w:rsidRDefault="00610274" w:rsidP="00610274">
      <w:r>
        <w:t xml:space="preserve">It should be mentioned that our dataset is large and our models have so many parameters. The models are ready for training and </w:t>
      </w:r>
      <w:r w:rsidR="00B0087B">
        <w:t>hyperparameter</w:t>
      </w:r>
      <w:r>
        <w:t xml:space="preserve"> tuning</w:t>
      </w:r>
      <w:r w:rsidR="00B0087B">
        <w:t xml:space="preserve">. However, we did not have access to the computational resources until </w:t>
      </w:r>
      <w:r w:rsidR="00B0087B" w:rsidRPr="00B0087B">
        <w:rPr>
          <w:highlight w:val="yellow"/>
        </w:rPr>
        <w:t>November 9</w:t>
      </w:r>
      <w:r w:rsidR="00B0087B" w:rsidRPr="00B0087B">
        <w:rPr>
          <w:highlight w:val="yellow"/>
          <w:vertAlign w:val="superscript"/>
        </w:rPr>
        <w:t>th</w:t>
      </w:r>
      <w:r w:rsidR="00B0087B" w:rsidRPr="00B0087B">
        <w:rPr>
          <w:highlight w:val="yellow"/>
        </w:rPr>
        <w:t>.</w:t>
      </w:r>
      <w:r w:rsidR="00B0087B">
        <w:t xml:space="preserve"> Therefore, we only train </w:t>
      </w:r>
      <w:r w:rsidR="00B0087B" w:rsidRPr="00B0087B">
        <w:t>U-Net (all dataset)</w:t>
      </w:r>
      <w:r w:rsidR="00B0087B">
        <w:t xml:space="preserve"> and 5 layers FCN (all dataset) as follow and present the result.</w:t>
      </w:r>
      <w:ins w:id="315" w:author="Anil Bandari" w:date="2022-12-08T11:52:00Z">
        <w:r w:rsidR="00557BDF" w:rsidRPr="00557BDF">
          <w:t xml:space="preserve"> </w:t>
        </w:r>
      </w:ins>
    </w:p>
    <w:p w14:paraId="4C56E820" w14:textId="1470027C" w:rsidR="00B0087B" w:rsidRDefault="00906C42" w:rsidP="00906C42">
      <w:pPr>
        <w:pStyle w:val="1"/>
      </w:pPr>
      <w:r>
        <w:t>Results</w:t>
      </w:r>
    </w:p>
    <w:p w14:paraId="47D2A24F" w14:textId="225C40B3" w:rsidR="00586EA3" w:rsidRDefault="00906C42" w:rsidP="00906C42">
      <w:pPr>
        <w:pStyle w:val="2"/>
      </w:pPr>
      <w:r>
        <w:t>5 layers FCN</w:t>
      </w:r>
    </w:p>
    <w:p w14:paraId="6090C92D" w14:textId="2B646129" w:rsidR="00586EA3" w:rsidRDefault="00906C42" w:rsidP="00586EA3">
      <w:r>
        <w:t xml:space="preserve">As mentioned in the previous sections, we are going to use FCN for the first phase of the model. We trained 5 layers of </w:t>
      </w:r>
      <w:r w:rsidR="001565A8">
        <w:t>FCN on a partial of the dataset</w:t>
      </w:r>
      <w:r w:rsidR="001565A8" w:rsidRPr="001565A8">
        <w:t xml:space="preserve"> </w:t>
      </w:r>
      <w:r w:rsidR="001565A8">
        <w:t>d</w:t>
      </w:r>
      <w:r w:rsidR="001565A8" w:rsidRPr="001B159F">
        <w:t>ue to the total dataset size for this project, around 254 GB, and our computational resource limitations</w:t>
      </w:r>
      <w:r w:rsidR="001565A8">
        <w:t xml:space="preserve">. The architecture of the model is </w:t>
      </w:r>
      <w:r w:rsidR="001565A8" w:rsidRPr="001565A8">
        <w:t xml:space="preserve">the number of input channels = 4 for (Red, Green, Blue, and Near-Infrared), the number of output classes = 5 (Water, Tree Canopy, Low Vegetation, Impervious, and None), filter size = 3, stride = 1, and padding = 1. The None output class is for the case there are pixels we cannot classify into the four target classes, and we do not evaluate its </w:t>
      </w:r>
      <w:proofErr w:type="spellStart"/>
      <w:r w:rsidR="001565A8" w:rsidRPr="001565A8">
        <w:t>IoU</w:t>
      </w:r>
      <w:proofErr w:type="spellEnd"/>
      <w:r w:rsidR="001565A8" w:rsidRPr="001565A8">
        <w:t xml:space="preserve"> scores. We added padding to the images to make sure the model trained on the same size images before training because the size of images is different in some images. Since we used cross-entropy as the loss function, the model architecture is the same as the multiclass logistic regression with 36 features (= </w:t>
      </w:r>
      <w:proofErr w:type="gramStart"/>
      <w:r w:rsidR="001565A8" w:rsidRPr="001565A8">
        <w:t>4 pixel</w:t>
      </w:r>
      <w:proofErr w:type="gramEnd"/>
      <w:r w:rsidR="001565A8" w:rsidRPr="001565A8">
        <w:t xml:space="preserve"> colors * 9 surrounding pixels) to estimate the label of each pixel.</w:t>
      </w:r>
      <w:r w:rsidR="001565A8">
        <w:t xml:space="preserve"> </w:t>
      </w:r>
      <w:r w:rsidR="001565A8" w:rsidRPr="001565A8">
        <w:t>We predicted labels for one pair of our test images (</w:t>
      </w:r>
      <w:r w:rsidR="00FD1BE1">
        <w:t xml:space="preserve">1950, </w:t>
      </w:r>
      <w:r w:rsidR="00FD1BE1" w:rsidRPr="00FD1BE1">
        <w:t>3313</w:t>
      </w:r>
      <w:r w:rsidR="00FD1BE1">
        <w:t xml:space="preserve">, and </w:t>
      </w:r>
      <w:r w:rsidR="001565A8" w:rsidRPr="001565A8">
        <w:t>3716</w:t>
      </w:r>
      <w:r w:rsidR="00FD1BE1">
        <w:t xml:space="preserve">, each in 2013 and </w:t>
      </w:r>
      <w:r w:rsidR="001565A8" w:rsidRPr="001565A8">
        <w:t xml:space="preserve">2017) and compared them with the high-resolution labels produced by </w:t>
      </w:r>
      <w:proofErr w:type="spellStart"/>
      <w:r w:rsidR="001565A8" w:rsidRPr="001565A8">
        <w:t>GroudWork</w:t>
      </w:r>
      <w:proofErr w:type="spellEnd"/>
      <w:r w:rsidR="001565A8" w:rsidRPr="001565A8">
        <w:t xml:space="preserve">. The </w:t>
      </w:r>
      <w:proofErr w:type="spellStart"/>
      <w:r w:rsidR="001565A8" w:rsidRPr="001565A8">
        <w:t>IoU</w:t>
      </w:r>
      <w:proofErr w:type="spellEnd"/>
      <w:r w:rsidR="001565A8" w:rsidRPr="001565A8">
        <w:t xml:space="preserve"> scores of this model are written in</w:t>
      </w:r>
      <w:r w:rsidR="001565A8">
        <w:t xml:space="preserve"> </w:t>
      </w:r>
      <w:r w:rsidR="001565A8">
        <w:fldChar w:fldCharType="begin"/>
      </w:r>
      <w:r w:rsidR="001565A8">
        <w:instrText xml:space="preserve"> REF _Ref119278642 \h </w:instrText>
      </w:r>
      <w:r w:rsidR="001565A8">
        <w:fldChar w:fldCharType="separate"/>
      </w:r>
      <w:ins w:id="316" w:author="池田 祐樹" w:date="2022-12-17T16:51:00Z">
        <w:r w:rsidR="00005BC1">
          <w:t xml:space="preserve">Table </w:t>
        </w:r>
        <w:r w:rsidR="00005BC1">
          <w:rPr>
            <w:noProof/>
          </w:rPr>
          <w:t>4</w:t>
        </w:r>
      </w:ins>
      <w:ins w:id="317" w:author="Anil Bandari" w:date="2022-12-14T11:39:00Z">
        <w:del w:id="318" w:author="池田 祐樹" w:date="2022-12-17T16:26:00Z">
          <w:r w:rsidR="00044858" w:rsidDel="004A7BA6">
            <w:delText xml:space="preserve">Table </w:delText>
          </w:r>
          <w:r w:rsidR="00044858" w:rsidDel="004A7BA6">
            <w:rPr>
              <w:noProof/>
            </w:rPr>
            <w:delText>4</w:delText>
          </w:r>
        </w:del>
      </w:ins>
      <w:del w:id="319" w:author="池田 祐樹" w:date="2022-12-17T16:26:00Z">
        <w:r w:rsidR="00566A1C" w:rsidDel="004A7BA6">
          <w:delText xml:space="preserve">Table </w:delText>
        </w:r>
        <w:r w:rsidR="00566A1C" w:rsidDel="004A7BA6">
          <w:rPr>
            <w:noProof/>
          </w:rPr>
          <w:delText>3</w:delText>
        </w:r>
      </w:del>
      <w:r w:rsidR="001565A8">
        <w:fldChar w:fldCharType="end"/>
      </w:r>
      <w:r w:rsidR="001565A8" w:rsidRPr="001565A8">
        <w:t>.</w:t>
      </w:r>
    </w:p>
    <w:p w14:paraId="611BB59B" w14:textId="5F102A62" w:rsidR="001565A8" w:rsidRDefault="001565A8" w:rsidP="001565A8">
      <w:pPr>
        <w:pStyle w:val="a7"/>
      </w:pPr>
      <w:bookmarkStart w:id="320" w:name="_Ref119278642"/>
      <w:r>
        <w:lastRenderedPageBreak/>
        <w:t xml:space="preserve">Table </w:t>
      </w:r>
      <w:fldSimple w:instr=" SEQ Table \* ARABIC ">
        <w:ins w:id="321" w:author="池田 祐樹" w:date="2022-12-17T16:51:00Z">
          <w:r w:rsidR="00005BC1">
            <w:rPr>
              <w:noProof/>
            </w:rPr>
            <w:t>4</w:t>
          </w:r>
        </w:ins>
        <w:ins w:id="322" w:author="Anil Bandari" w:date="2022-12-14T11:39:00Z">
          <w:del w:id="323" w:author="池田 祐樹" w:date="2022-12-17T16:26:00Z">
            <w:r w:rsidR="00044858" w:rsidDel="004A7BA6">
              <w:rPr>
                <w:noProof/>
              </w:rPr>
              <w:delText>4</w:delText>
            </w:r>
          </w:del>
        </w:ins>
        <w:del w:id="324" w:author="池田 祐樹" w:date="2022-12-17T16:26:00Z">
          <w:r w:rsidR="00566A1C" w:rsidDel="004A7BA6">
            <w:rPr>
              <w:noProof/>
            </w:rPr>
            <w:delText>3</w:delText>
          </w:r>
        </w:del>
      </w:fldSimple>
      <w:bookmarkEnd w:id="320"/>
      <w:r>
        <w:t xml:space="preserve"> </w:t>
      </w:r>
      <w:proofErr w:type="spellStart"/>
      <w:r w:rsidRPr="000756D4">
        <w:t>IoU</w:t>
      </w:r>
      <w:proofErr w:type="spellEnd"/>
      <w:r w:rsidRPr="000756D4">
        <w:t xml:space="preserve"> scores for our baseline models</w:t>
      </w:r>
      <w:r>
        <w:t xml:space="preserve"> and 5 layers FCN</w:t>
      </w:r>
      <w:r w:rsidRPr="000756D4">
        <w:t>. −C and +C denote the loss and gain of class C, respectively.</w:t>
      </w:r>
    </w:p>
    <w:tbl>
      <w:tblPr>
        <w:tblStyle w:val="a6"/>
        <w:tblW w:w="0" w:type="auto"/>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980"/>
        <w:gridCol w:w="820"/>
        <w:gridCol w:w="820"/>
        <w:gridCol w:w="820"/>
        <w:gridCol w:w="820"/>
        <w:gridCol w:w="820"/>
        <w:gridCol w:w="820"/>
        <w:gridCol w:w="820"/>
        <w:gridCol w:w="820"/>
        <w:gridCol w:w="820"/>
      </w:tblGrid>
      <w:tr w:rsidR="001565A8" w:rsidRPr="001B159F" w14:paraId="3E9C9F99" w14:textId="77777777" w:rsidTr="0073152D">
        <w:tc>
          <w:tcPr>
            <w:tcW w:w="1980" w:type="dxa"/>
          </w:tcPr>
          <w:p w14:paraId="134AC087" w14:textId="77777777" w:rsidR="001565A8" w:rsidRPr="001B159F" w:rsidRDefault="001565A8" w:rsidP="0073152D">
            <w:pPr>
              <w:jc w:val="center"/>
            </w:pPr>
            <w:r w:rsidRPr="001B159F">
              <w:t>Algorithm</w:t>
            </w:r>
          </w:p>
        </w:tc>
        <w:tc>
          <w:tcPr>
            <w:tcW w:w="820" w:type="dxa"/>
          </w:tcPr>
          <w:p w14:paraId="35C8A71A" w14:textId="77777777" w:rsidR="001565A8" w:rsidRPr="001B159F" w:rsidRDefault="001565A8" w:rsidP="0073152D">
            <w:pPr>
              <w:jc w:val="center"/>
            </w:pPr>
            <w:r w:rsidRPr="001B159F">
              <w:t>-W</w:t>
            </w:r>
          </w:p>
        </w:tc>
        <w:tc>
          <w:tcPr>
            <w:tcW w:w="820" w:type="dxa"/>
          </w:tcPr>
          <w:p w14:paraId="6DBF62CA" w14:textId="77777777" w:rsidR="001565A8" w:rsidRPr="001B159F" w:rsidRDefault="001565A8" w:rsidP="0073152D">
            <w:pPr>
              <w:jc w:val="center"/>
            </w:pPr>
            <w:r w:rsidRPr="001B159F">
              <w:t>-TC</w:t>
            </w:r>
          </w:p>
        </w:tc>
        <w:tc>
          <w:tcPr>
            <w:tcW w:w="820" w:type="dxa"/>
          </w:tcPr>
          <w:p w14:paraId="623DD11F" w14:textId="77777777" w:rsidR="001565A8" w:rsidRPr="001B159F" w:rsidRDefault="001565A8" w:rsidP="0073152D">
            <w:pPr>
              <w:jc w:val="center"/>
            </w:pPr>
            <w:r w:rsidRPr="001B159F">
              <w:t>-LV</w:t>
            </w:r>
          </w:p>
        </w:tc>
        <w:tc>
          <w:tcPr>
            <w:tcW w:w="820" w:type="dxa"/>
          </w:tcPr>
          <w:p w14:paraId="788C8845" w14:textId="77777777" w:rsidR="001565A8" w:rsidRPr="001B159F" w:rsidRDefault="001565A8" w:rsidP="0073152D">
            <w:pPr>
              <w:jc w:val="center"/>
            </w:pPr>
            <w:r w:rsidRPr="001B159F">
              <w:t>-I</w:t>
            </w:r>
          </w:p>
        </w:tc>
        <w:tc>
          <w:tcPr>
            <w:tcW w:w="820" w:type="dxa"/>
          </w:tcPr>
          <w:p w14:paraId="4254C27E" w14:textId="77777777" w:rsidR="001565A8" w:rsidRPr="001B159F" w:rsidRDefault="001565A8" w:rsidP="0073152D">
            <w:pPr>
              <w:jc w:val="center"/>
            </w:pPr>
            <w:r w:rsidRPr="001B159F">
              <w:t>+W</w:t>
            </w:r>
          </w:p>
        </w:tc>
        <w:tc>
          <w:tcPr>
            <w:tcW w:w="820" w:type="dxa"/>
          </w:tcPr>
          <w:p w14:paraId="48B62654" w14:textId="77777777" w:rsidR="001565A8" w:rsidRPr="001B159F" w:rsidRDefault="001565A8" w:rsidP="0073152D">
            <w:pPr>
              <w:jc w:val="center"/>
            </w:pPr>
            <w:r w:rsidRPr="001B159F">
              <w:t>+TC</w:t>
            </w:r>
          </w:p>
        </w:tc>
        <w:tc>
          <w:tcPr>
            <w:tcW w:w="820" w:type="dxa"/>
          </w:tcPr>
          <w:p w14:paraId="0EE93418" w14:textId="77777777" w:rsidR="001565A8" w:rsidRPr="001B159F" w:rsidRDefault="001565A8" w:rsidP="0073152D">
            <w:pPr>
              <w:jc w:val="center"/>
            </w:pPr>
            <w:r w:rsidRPr="001B159F">
              <w:t>+LV</w:t>
            </w:r>
          </w:p>
        </w:tc>
        <w:tc>
          <w:tcPr>
            <w:tcW w:w="820" w:type="dxa"/>
          </w:tcPr>
          <w:p w14:paraId="23802C73" w14:textId="77777777" w:rsidR="001565A8" w:rsidRPr="001B159F" w:rsidRDefault="001565A8" w:rsidP="0073152D">
            <w:pPr>
              <w:jc w:val="center"/>
            </w:pPr>
            <w:r w:rsidRPr="001B159F">
              <w:t>+I</w:t>
            </w:r>
          </w:p>
        </w:tc>
        <w:tc>
          <w:tcPr>
            <w:tcW w:w="820" w:type="dxa"/>
          </w:tcPr>
          <w:p w14:paraId="0736064E" w14:textId="77777777" w:rsidR="001565A8" w:rsidRPr="001B159F" w:rsidRDefault="001565A8" w:rsidP="0073152D">
            <w:pPr>
              <w:jc w:val="center"/>
            </w:pPr>
            <w:r w:rsidRPr="001B159F">
              <w:t>Avg.</w:t>
            </w:r>
          </w:p>
        </w:tc>
      </w:tr>
      <w:tr w:rsidR="001565A8" w:rsidRPr="001B159F" w14:paraId="51F832D5" w14:textId="77777777" w:rsidTr="00FD1BE1">
        <w:tc>
          <w:tcPr>
            <w:tcW w:w="1980" w:type="dxa"/>
          </w:tcPr>
          <w:p w14:paraId="19A39271" w14:textId="77777777" w:rsidR="001565A8" w:rsidRPr="001B159F" w:rsidRDefault="001565A8" w:rsidP="0073152D">
            <w:pPr>
              <w:jc w:val="center"/>
            </w:pPr>
            <w:r w:rsidRPr="001B159F">
              <w:t>NLCD diff</w:t>
            </w:r>
          </w:p>
        </w:tc>
        <w:tc>
          <w:tcPr>
            <w:tcW w:w="820" w:type="dxa"/>
            <w:shd w:val="clear" w:color="auto" w:fill="FFC000"/>
          </w:tcPr>
          <w:p w14:paraId="3335B512" w14:textId="77777777" w:rsidR="001565A8" w:rsidRPr="001B159F" w:rsidRDefault="001565A8" w:rsidP="0073152D">
            <w:pPr>
              <w:jc w:val="center"/>
            </w:pPr>
            <w:r w:rsidRPr="001B159F">
              <w:t>0.000</w:t>
            </w:r>
          </w:p>
        </w:tc>
        <w:tc>
          <w:tcPr>
            <w:tcW w:w="820" w:type="dxa"/>
            <w:shd w:val="clear" w:color="auto" w:fill="FFC000"/>
          </w:tcPr>
          <w:p w14:paraId="2E7039F9" w14:textId="43D0579C" w:rsidR="001565A8" w:rsidRPr="001B159F" w:rsidRDefault="001565A8" w:rsidP="0073152D">
            <w:pPr>
              <w:jc w:val="center"/>
            </w:pPr>
            <w:r w:rsidRPr="001B159F">
              <w:t>0.</w:t>
            </w:r>
            <w:r w:rsidR="00FD1BE1">
              <w:t>053</w:t>
            </w:r>
          </w:p>
        </w:tc>
        <w:tc>
          <w:tcPr>
            <w:tcW w:w="820" w:type="dxa"/>
            <w:shd w:val="clear" w:color="auto" w:fill="FFC000"/>
          </w:tcPr>
          <w:p w14:paraId="226CD568" w14:textId="18BDFF0A" w:rsidR="001565A8" w:rsidRPr="001B159F" w:rsidRDefault="001565A8" w:rsidP="0073152D">
            <w:pPr>
              <w:jc w:val="center"/>
            </w:pPr>
            <w:r w:rsidRPr="001B159F">
              <w:t>0.0</w:t>
            </w:r>
            <w:r w:rsidR="00FD1BE1">
              <w:t>47</w:t>
            </w:r>
          </w:p>
        </w:tc>
        <w:tc>
          <w:tcPr>
            <w:tcW w:w="820" w:type="dxa"/>
            <w:shd w:val="clear" w:color="auto" w:fill="FFC000"/>
          </w:tcPr>
          <w:p w14:paraId="4443C95A" w14:textId="77777777" w:rsidR="001565A8" w:rsidRPr="001B159F" w:rsidRDefault="001565A8" w:rsidP="0073152D">
            <w:pPr>
              <w:jc w:val="center"/>
            </w:pPr>
            <w:r w:rsidRPr="001B159F">
              <w:t>0.000</w:t>
            </w:r>
          </w:p>
        </w:tc>
        <w:tc>
          <w:tcPr>
            <w:tcW w:w="820" w:type="dxa"/>
            <w:shd w:val="clear" w:color="auto" w:fill="FFC000"/>
          </w:tcPr>
          <w:p w14:paraId="779061FA" w14:textId="00218BFE" w:rsidR="001565A8" w:rsidRPr="001B159F" w:rsidRDefault="001565A8" w:rsidP="0073152D">
            <w:pPr>
              <w:jc w:val="center"/>
            </w:pPr>
            <w:r w:rsidRPr="001B159F">
              <w:t>0.00</w:t>
            </w:r>
            <w:r w:rsidR="00FD1BE1">
              <w:t>4</w:t>
            </w:r>
          </w:p>
        </w:tc>
        <w:tc>
          <w:tcPr>
            <w:tcW w:w="820" w:type="dxa"/>
            <w:shd w:val="clear" w:color="auto" w:fill="FFC000"/>
          </w:tcPr>
          <w:p w14:paraId="790B9D51" w14:textId="77777777" w:rsidR="001565A8" w:rsidRPr="001B159F" w:rsidRDefault="001565A8" w:rsidP="0073152D">
            <w:pPr>
              <w:jc w:val="center"/>
            </w:pPr>
            <w:r w:rsidRPr="001B159F">
              <w:t>0.000</w:t>
            </w:r>
          </w:p>
        </w:tc>
        <w:tc>
          <w:tcPr>
            <w:tcW w:w="820" w:type="dxa"/>
            <w:shd w:val="clear" w:color="auto" w:fill="FFC000"/>
          </w:tcPr>
          <w:p w14:paraId="4D9F2309" w14:textId="4279CF49" w:rsidR="001565A8" w:rsidRPr="001B159F" w:rsidRDefault="001565A8" w:rsidP="0073152D">
            <w:pPr>
              <w:jc w:val="center"/>
            </w:pPr>
            <w:r w:rsidRPr="001B159F">
              <w:t>0.0</w:t>
            </w:r>
            <w:r w:rsidR="00FD1BE1">
              <w:t>36</w:t>
            </w:r>
          </w:p>
        </w:tc>
        <w:tc>
          <w:tcPr>
            <w:tcW w:w="820" w:type="dxa"/>
            <w:shd w:val="clear" w:color="auto" w:fill="FFC000"/>
          </w:tcPr>
          <w:p w14:paraId="6D0FFEC9" w14:textId="0A1AB0A4" w:rsidR="001565A8" w:rsidRPr="001B159F" w:rsidRDefault="001565A8" w:rsidP="0073152D">
            <w:pPr>
              <w:jc w:val="center"/>
            </w:pPr>
            <w:r w:rsidRPr="001B159F">
              <w:t>0.0</w:t>
            </w:r>
            <w:r w:rsidR="00FD1BE1">
              <w:t>9</w:t>
            </w:r>
            <w:r w:rsidRPr="001B159F">
              <w:t>3</w:t>
            </w:r>
          </w:p>
        </w:tc>
        <w:tc>
          <w:tcPr>
            <w:tcW w:w="820" w:type="dxa"/>
            <w:shd w:val="clear" w:color="auto" w:fill="FFC000"/>
          </w:tcPr>
          <w:p w14:paraId="19AE6227" w14:textId="7560AABA" w:rsidR="001565A8" w:rsidRPr="001B159F" w:rsidRDefault="001565A8" w:rsidP="0073152D">
            <w:pPr>
              <w:jc w:val="center"/>
            </w:pPr>
            <w:r w:rsidRPr="001B159F">
              <w:t>0.02</w:t>
            </w:r>
            <w:r w:rsidR="00FD1BE1">
              <w:t>9</w:t>
            </w:r>
          </w:p>
        </w:tc>
      </w:tr>
      <w:tr w:rsidR="001565A8" w:rsidRPr="001B159F" w14:paraId="1CF57D72" w14:textId="77777777" w:rsidTr="00FD1BE1">
        <w:tc>
          <w:tcPr>
            <w:tcW w:w="1980" w:type="dxa"/>
          </w:tcPr>
          <w:p w14:paraId="39C2E5DA" w14:textId="77777777" w:rsidR="001565A8" w:rsidRPr="001B159F" w:rsidRDefault="001565A8" w:rsidP="0073152D">
            <w:pPr>
              <w:jc w:val="center"/>
            </w:pPr>
            <w:r w:rsidRPr="001B159F">
              <w:t>1-layer FCN</w:t>
            </w:r>
          </w:p>
        </w:tc>
        <w:tc>
          <w:tcPr>
            <w:tcW w:w="820" w:type="dxa"/>
            <w:shd w:val="clear" w:color="auto" w:fill="FFC000"/>
          </w:tcPr>
          <w:p w14:paraId="04F8B92F" w14:textId="1078E6CC" w:rsidR="001565A8" w:rsidRPr="001B159F" w:rsidDel="00CB4A93" w:rsidRDefault="001565A8" w:rsidP="0073152D">
            <w:pPr>
              <w:jc w:val="center"/>
            </w:pPr>
            <w:r w:rsidRPr="001B159F">
              <w:t>0.0</w:t>
            </w:r>
            <w:r w:rsidR="00FD1BE1">
              <w:t>16</w:t>
            </w:r>
          </w:p>
        </w:tc>
        <w:tc>
          <w:tcPr>
            <w:tcW w:w="820" w:type="dxa"/>
            <w:shd w:val="clear" w:color="auto" w:fill="FFC000"/>
          </w:tcPr>
          <w:p w14:paraId="54E50382" w14:textId="1E28A851" w:rsidR="001565A8" w:rsidRPr="001B159F" w:rsidDel="00CB4A93" w:rsidRDefault="001565A8" w:rsidP="0073152D">
            <w:pPr>
              <w:jc w:val="center"/>
            </w:pPr>
            <w:r w:rsidRPr="001B159F">
              <w:t>0.</w:t>
            </w:r>
            <w:r w:rsidR="00FD1BE1">
              <w:t>106</w:t>
            </w:r>
          </w:p>
        </w:tc>
        <w:tc>
          <w:tcPr>
            <w:tcW w:w="820" w:type="dxa"/>
            <w:shd w:val="clear" w:color="auto" w:fill="FFC000"/>
          </w:tcPr>
          <w:p w14:paraId="70C47E58" w14:textId="71FA597C" w:rsidR="001565A8" w:rsidRPr="001B159F" w:rsidDel="00CB4A93" w:rsidRDefault="001565A8" w:rsidP="0073152D">
            <w:pPr>
              <w:jc w:val="center"/>
            </w:pPr>
            <w:r w:rsidRPr="001B159F">
              <w:t>0.</w:t>
            </w:r>
            <w:r w:rsidR="00FD1BE1">
              <w:t>162</w:t>
            </w:r>
          </w:p>
        </w:tc>
        <w:tc>
          <w:tcPr>
            <w:tcW w:w="820" w:type="dxa"/>
            <w:shd w:val="clear" w:color="auto" w:fill="FFC000"/>
          </w:tcPr>
          <w:p w14:paraId="3D2FFA4B" w14:textId="4EEDC3C1" w:rsidR="001565A8" w:rsidRPr="001B159F" w:rsidDel="00CB4A93" w:rsidRDefault="001565A8" w:rsidP="0073152D">
            <w:pPr>
              <w:jc w:val="center"/>
            </w:pPr>
            <w:r w:rsidRPr="001B159F">
              <w:t>0.</w:t>
            </w:r>
            <w:r w:rsidR="00FD1BE1">
              <w:t>129</w:t>
            </w:r>
          </w:p>
        </w:tc>
        <w:tc>
          <w:tcPr>
            <w:tcW w:w="820" w:type="dxa"/>
            <w:shd w:val="clear" w:color="auto" w:fill="FFC000"/>
          </w:tcPr>
          <w:p w14:paraId="74A1E0B1" w14:textId="7477E1E0" w:rsidR="001565A8" w:rsidRPr="001B159F" w:rsidDel="00CB4A93" w:rsidRDefault="001565A8" w:rsidP="0073152D">
            <w:pPr>
              <w:jc w:val="center"/>
            </w:pPr>
            <w:r w:rsidRPr="001B159F">
              <w:t>0.0</w:t>
            </w:r>
            <w:r w:rsidR="00FD1BE1">
              <w:t>05</w:t>
            </w:r>
          </w:p>
        </w:tc>
        <w:tc>
          <w:tcPr>
            <w:tcW w:w="820" w:type="dxa"/>
            <w:shd w:val="clear" w:color="auto" w:fill="FFC000"/>
          </w:tcPr>
          <w:p w14:paraId="0135D127" w14:textId="4CFD9BC4" w:rsidR="001565A8" w:rsidRPr="001B159F" w:rsidDel="00CB4A93" w:rsidRDefault="001565A8" w:rsidP="0073152D">
            <w:pPr>
              <w:jc w:val="center"/>
            </w:pPr>
            <w:r w:rsidRPr="001B159F">
              <w:t>0.</w:t>
            </w:r>
            <w:r w:rsidR="00FD1BE1">
              <w:t>126</w:t>
            </w:r>
          </w:p>
        </w:tc>
        <w:tc>
          <w:tcPr>
            <w:tcW w:w="820" w:type="dxa"/>
            <w:shd w:val="clear" w:color="auto" w:fill="FFC000"/>
          </w:tcPr>
          <w:p w14:paraId="08A5798C" w14:textId="3CAE10DA" w:rsidR="001565A8" w:rsidRPr="001B159F" w:rsidDel="00CB4A93" w:rsidRDefault="001565A8" w:rsidP="0073152D">
            <w:pPr>
              <w:jc w:val="center"/>
            </w:pPr>
            <w:r w:rsidRPr="001B159F">
              <w:t>0</w:t>
            </w:r>
            <w:r w:rsidR="00FD1BE1">
              <w:t>.122</w:t>
            </w:r>
          </w:p>
        </w:tc>
        <w:tc>
          <w:tcPr>
            <w:tcW w:w="820" w:type="dxa"/>
            <w:shd w:val="clear" w:color="auto" w:fill="FFC000"/>
          </w:tcPr>
          <w:p w14:paraId="4F34A210" w14:textId="2622EE89" w:rsidR="001565A8" w:rsidRPr="001B159F" w:rsidDel="00CB4A93" w:rsidRDefault="001565A8" w:rsidP="0073152D">
            <w:pPr>
              <w:jc w:val="center"/>
            </w:pPr>
            <w:r w:rsidRPr="001B159F">
              <w:t>0.</w:t>
            </w:r>
            <w:r w:rsidR="00FD1BE1">
              <w:t>145</w:t>
            </w:r>
          </w:p>
        </w:tc>
        <w:tc>
          <w:tcPr>
            <w:tcW w:w="820" w:type="dxa"/>
            <w:shd w:val="clear" w:color="auto" w:fill="FFC000"/>
          </w:tcPr>
          <w:p w14:paraId="313A199E" w14:textId="2AFEEC3B" w:rsidR="001565A8" w:rsidRPr="001B159F" w:rsidDel="00CB4A93" w:rsidRDefault="001565A8" w:rsidP="0073152D">
            <w:pPr>
              <w:jc w:val="center"/>
            </w:pPr>
            <w:r w:rsidRPr="001B159F">
              <w:t>0.</w:t>
            </w:r>
            <w:r w:rsidR="00FD1BE1">
              <w:t>101</w:t>
            </w:r>
          </w:p>
        </w:tc>
      </w:tr>
      <w:tr w:rsidR="00FD1BE1" w:rsidRPr="001B159F" w14:paraId="625D6492" w14:textId="77777777" w:rsidTr="00FD1BE1">
        <w:tc>
          <w:tcPr>
            <w:tcW w:w="1980" w:type="dxa"/>
          </w:tcPr>
          <w:p w14:paraId="75C56073" w14:textId="4D604401" w:rsidR="00FD1BE1" w:rsidRPr="001B159F" w:rsidRDefault="00FD1BE1" w:rsidP="00FD1BE1">
            <w:pPr>
              <w:jc w:val="center"/>
            </w:pPr>
            <w:r>
              <w:t>5- layer FCN</w:t>
            </w:r>
          </w:p>
        </w:tc>
        <w:tc>
          <w:tcPr>
            <w:tcW w:w="820" w:type="dxa"/>
            <w:shd w:val="clear" w:color="auto" w:fill="FFC000"/>
          </w:tcPr>
          <w:p w14:paraId="30121E74" w14:textId="07229937" w:rsidR="00FD1BE1" w:rsidRPr="001565A8" w:rsidRDefault="00FD1BE1" w:rsidP="00FD1BE1">
            <w:pPr>
              <w:jc w:val="center"/>
              <w:rPr>
                <w:highlight w:val="yellow"/>
              </w:rPr>
            </w:pPr>
            <w:r w:rsidRPr="001B159F">
              <w:t>0.0</w:t>
            </w:r>
            <w:r w:rsidR="00187651">
              <w:t>05</w:t>
            </w:r>
          </w:p>
        </w:tc>
        <w:tc>
          <w:tcPr>
            <w:tcW w:w="820" w:type="dxa"/>
            <w:shd w:val="clear" w:color="auto" w:fill="FFC000"/>
          </w:tcPr>
          <w:p w14:paraId="42271996" w14:textId="7D9EC304" w:rsidR="00FD1BE1" w:rsidRPr="001565A8" w:rsidRDefault="00FD1BE1" w:rsidP="00FD1BE1">
            <w:pPr>
              <w:jc w:val="center"/>
              <w:rPr>
                <w:highlight w:val="yellow"/>
              </w:rPr>
            </w:pPr>
            <w:r w:rsidRPr="001B159F">
              <w:t>0.</w:t>
            </w:r>
            <w:r>
              <w:t>1</w:t>
            </w:r>
            <w:r w:rsidR="00187651">
              <w:t>06</w:t>
            </w:r>
          </w:p>
        </w:tc>
        <w:tc>
          <w:tcPr>
            <w:tcW w:w="820" w:type="dxa"/>
            <w:shd w:val="clear" w:color="auto" w:fill="FFC000"/>
          </w:tcPr>
          <w:p w14:paraId="710D7A56" w14:textId="6803BC12" w:rsidR="00FD1BE1" w:rsidRPr="00187651" w:rsidRDefault="00FD1BE1" w:rsidP="00187651">
            <w:pPr>
              <w:jc w:val="center"/>
            </w:pPr>
            <w:r w:rsidRPr="001B159F">
              <w:t>0.</w:t>
            </w:r>
            <w:r w:rsidR="00187651">
              <w:t>110</w:t>
            </w:r>
          </w:p>
        </w:tc>
        <w:tc>
          <w:tcPr>
            <w:tcW w:w="820" w:type="dxa"/>
            <w:shd w:val="clear" w:color="auto" w:fill="FFC000"/>
          </w:tcPr>
          <w:p w14:paraId="2D1B3632" w14:textId="2474A802" w:rsidR="00FD1BE1" w:rsidRPr="001565A8" w:rsidRDefault="00FD1BE1" w:rsidP="00FD1BE1">
            <w:pPr>
              <w:jc w:val="center"/>
              <w:rPr>
                <w:highlight w:val="yellow"/>
              </w:rPr>
            </w:pPr>
            <w:r w:rsidRPr="001B159F">
              <w:t>0.0</w:t>
            </w:r>
            <w:r w:rsidR="00187651">
              <w:t>21</w:t>
            </w:r>
          </w:p>
        </w:tc>
        <w:tc>
          <w:tcPr>
            <w:tcW w:w="820" w:type="dxa"/>
            <w:shd w:val="clear" w:color="auto" w:fill="FFC000"/>
          </w:tcPr>
          <w:p w14:paraId="07FAE6DF" w14:textId="338D527B" w:rsidR="00FD1BE1" w:rsidRPr="001565A8" w:rsidRDefault="00FD1BE1" w:rsidP="00FD1BE1">
            <w:pPr>
              <w:jc w:val="center"/>
              <w:rPr>
                <w:highlight w:val="yellow"/>
              </w:rPr>
            </w:pPr>
            <w:r w:rsidRPr="001B159F">
              <w:t>0.0</w:t>
            </w:r>
            <w:r w:rsidR="00187651">
              <w:t>39</w:t>
            </w:r>
          </w:p>
        </w:tc>
        <w:tc>
          <w:tcPr>
            <w:tcW w:w="820" w:type="dxa"/>
            <w:shd w:val="clear" w:color="auto" w:fill="FFC000"/>
          </w:tcPr>
          <w:p w14:paraId="3F77B029" w14:textId="4045FC04" w:rsidR="00FD1BE1" w:rsidRPr="001565A8" w:rsidRDefault="00FD1BE1" w:rsidP="00FD1BE1">
            <w:pPr>
              <w:jc w:val="center"/>
              <w:rPr>
                <w:highlight w:val="yellow"/>
              </w:rPr>
            </w:pPr>
            <w:r w:rsidRPr="001B159F">
              <w:t>0.0</w:t>
            </w:r>
            <w:r w:rsidR="00187651">
              <w:t>78</w:t>
            </w:r>
          </w:p>
        </w:tc>
        <w:tc>
          <w:tcPr>
            <w:tcW w:w="820" w:type="dxa"/>
            <w:shd w:val="clear" w:color="auto" w:fill="FFC000"/>
          </w:tcPr>
          <w:p w14:paraId="6DADE2BE" w14:textId="3399CB2A" w:rsidR="00FD1BE1" w:rsidRPr="001565A8" w:rsidRDefault="00FD1BE1" w:rsidP="00FD1BE1">
            <w:pPr>
              <w:jc w:val="center"/>
              <w:rPr>
                <w:highlight w:val="yellow"/>
              </w:rPr>
            </w:pPr>
            <w:r w:rsidRPr="001B159F">
              <w:t>0.0</w:t>
            </w:r>
            <w:r w:rsidR="00187651">
              <w:t>57</w:t>
            </w:r>
          </w:p>
        </w:tc>
        <w:tc>
          <w:tcPr>
            <w:tcW w:w="820" w:type="dxa"/>
            <w:shd w:val="clear" w:color="auto" w:fill="FFC000"/>
          </w:tcPr>
          <w:p w14:paraId="42E088A9" w14:textId="6C4225C5" w:rsidR="00FD1BE1" w:rsidRPr="001565A8" w:rsidRDefault="00FD1BE1" w:rsidP="00FD1BE1">
            <w:pPr>
              <w:jc w:val="center"/>
              <w:rPr>
                <w:highlight w:val="yellow"/>
              </w:rPr>
            </w:pPr>
            <w:r w:rsidRPr="001B159F">
              <w:t>0.</w:t>
            </w:r>
            <w:r w:rsidR="00187651">
              <w:t>103</w:t>
            </w:r>
          </w:p>
        </w:tc>
        <w:tc>
          <w:tcPr>
            <w:tcW w:w="820" w:type="dxa"/>
            <w:shd w:val="clear" w:color="auto" w:fill="FFC000"/>
          </w:tcPr>
          <w:p w14:paraId="3AE79C21" w14:textId="0428FE17" w:rsidR="00FD1BE1" w:rsidRPr="001565A8" w:rsidRDefault="00FD1BE1" w:rsidP="00FD1BE1">
            <w:pPr>
              <w:jc w:val="center"/>
              <w:rPr>
                <w:highlight w:val="yellow"/>
              </w:rPr>
            </w:pPr>
            <w:r w:rsidRPr="001B159F">
              <w:t>0.0</w:t>
            </w:r>
            <w:r w:rsidR="00187651">
              <w:t>70</w:t>
            </w:r>
          </w:p>
        </w:tc>
      </w:tr>
      <w:tr w:rsidR="00FD1BE1" w:rsidRPr="001B159F" w14:paraId="1834799D" w14:textId="77777777" w:rsidTr="00FD1BE1">
        <w:tc>
          <w:tcPr>
            <w:tcW w:w="1980" w:type="dxa"/>
          </w:tcPr>
          <w:p w14:paraId="3FD86795" w14:textId="28B5EB76" w:rsidR="00FD1BE1" w:rsidRDefault="00FD1BE1" w:rsidP="00FD1BE1">
            <w:pPr>
              <w:jc w:val="center"/>
            </w:pPr>
            <w:r w:rsidRPr="00007548">
              <w:t>U-Net</w:t>
            </w:r>
          </w:p>
        </w:tc>
        <w:tc>
          <w:tcPr>
            <w:tcW w:w="820" w:type="dxa"/>
            <w:shd w:val="clear" w:color="auto" w:fill="FFC000"/>
          </w:tcPr>
          <w:p w14:paraId="6C0A8DE0" w14:textId="2B98955B" w:rsidR="00FD1BE1" w:rsidRPr="001565A8" w:rsidRDefault="00FD1BE1" w:rsidP="00FD1BE1">
            <w:pPr>
              <w:jc w:val="center"/>
              <w:rPr>
                <w:highlight w:val="yellow"/>
              </w:rPr>
            </w:pPr>
            <w:r>
              <w:rPr>
                <w:highlight w:val="yellow"/>
              </w:rPr>
              <w:t>0.038</w:t>
            </w:r>
          </w:p>
        </w:tc>
        <w:tc>
          <w:tcPr>
            <w:tcW w:w="820" w:type="dxa"/>
            <w:shd w:val="clear" w:color="auto" w:fill="FFC000"/>
          </w:tcPr>
          <w:p w14:paraId="6BF1C6E7" w14:textId="4AC219F9" w:rsidR="00FD1BE1" w:rsidRPr="001565A8" w:rsidRDefault="00FD1BE1" w:rsidP="00FD1BE1">
            <w:pPr>
              <w:jc w:val="center"/>
              <w:rPr>
                <w:highlight w:val="yellow"/>
              </w:rPr>
            </w:pPr>
            <w:r>
              <w:rPr>
                <w:highlight w:val="yellow"/>
              </w:rPr>
              <w:t>0.121</w:t>
            </w:r>
          </w:p>
        </w:tc>
        <w:tc>
          <w:tcPr>
            <w:tcW w:w="820" w:type="dxa"/>
            <w:shd w:val="clear" w:color="auto" w:fill="FFC000"/>
          </w:tcPr>
          <w:p w14:paraId="356887ED" w14:textId="0D3FC3DA" w:rsidR="00FD1BE1" w:rsidRPr="001565A8" w:rsidRDefault="00FD1BE1" w:rsidP="00FD1BE1">
            <w:pPr>
              <w:jc w:val="center"/>
              <w:rPr>
                <w:highlight w:val="yellow"/>
              </w:rPr>
            </w:pPr>
            <w:r>
              <w:rPr>
                <w:highlight w:val="yellow"/>
              </w:rPr>
              <w:t>0.145</w:t>
            </w:r>
          </w:p>
        </w:tc>
        <w:tc>
          <w:tcPr>
            <w:tcW w:w="820" w:type="dxa"/>
            <w:shd w:val="clear" w:color="auto" w:fill="FFC000"/>
          </w:tcPr>
          <w:p w14:paraId="06335A41" w14:textId="2E5A6550" w:rsidR="00FD1BE1" w:rsidRPr="001565A8" w:rsidRDefault="00FD1BE1" w:rsidP="00FD1BE1">
            <w:pPr>
              <w:jc w:val="center"/>
              <w:rPr>
                <w:highlight w:val="yellow"/>
              </w:rPr>
            </w:pPr>
            <w:r>
              <w:rPr>
                <w:highlight w:val="yellow"/>
              </w:rPr>
              <w:t>0.044</w:t>
            </w:r>
          </w:p>
        </w:tc>
        <w:tc>
          <w:tcPr>
            <w:tcW w:w="820" w:type="dxa"/>
            <w:shd w:val="clear" w:color="auto" w:fill="FFC000"/>
          </w:tcPr>
          <w:p w14:paraId="7B1A2A34" w14:textId="79538F6E" w:rsidR="00FD1BE1" w:rsidRPr="001565A8" w:rsidRDefault="00FD1BE1" w:rsidP="00FD1BE1">
            <w:pPr>
              <w:jc w:val="center"/>
              <w:rPr>
                <w:highlight w:val="yellow"/>
              </w:rPr>
            </w:pPr>
            <w:r>
              <w:rPr>
                <w:highlight w:val="yellow"/>
              </w:rPr>
              <w:t>0.038</w:t>
            </w:r>
          </w:p>
        </w:tc>
        <w:tc>
          <w:tcPr>
            <w:tcW w:w="820" w:type="dxa"/>
            <w:shd w:val="clear" w:color="auto" w:fill="FFC000"/>
          </w:tcPr>
          <w:p w14:paraId="35D20EBE" w14:textId="7E46049F" w:rsidR="00FD1BE1" w:rsidRPr="001565A8" w:rsidRDefault="00FD1BE1" w:rsidP="00FD1BE1">
            <w:pPr>
              <w:jc w:val="center"/>
              <w:rPr>
                <w:highlight w:val="yellow"/>
              </w:rPr>
            </w:pPr>
            <w:r>
              <w:rPr>
                <w:highlight w:val="yellow"/>
              </w:rPr>
              <w:t>0.100</w:t>
            </w:r>
          </w:p>
        </w:tc>
        <w:tc>
          <w:tcPr>
            <w:tcW w:w="820" w:type="dxa"/>
            <w:shd w:val="clear" w:color="auto" w:fill="FFC000"/>
          </w:tcPr>
          <w:p w14:paraId="568C609F" w14:textId="575D6F4A" w:rsidR="00FD1BE1" w:rsidRPr="001565A8" w:rsidRDefault="00FD1BE1" w:rsidP="00FD1BE1">
            <w:pPr>
              <w:jc w:val="center"/>
              <w:rPr>
                <w:highlight w:val="yellow"/>
              </w:rPr>
            </w:pPr>
            <w:r>
              <w:rPr>
                <w:highlight w:val="yellow"/>
              </w:rPr>
              <w:t>0.080</w:t>
            </w:r>
          </w:p>
        </w:tc>
        <w:tc>
          <w:tcPr>
            <w:tcW w:w="820" w:type="dxa"/>
            <w:shd w:val="clear" w:color="auto" w:fill="FFC000"/>
          </w:tcPr>
          <w:p w14:paraId="6263862E" w14:textId="61699F2E" w:rsidR="00FD1BE1" w:rsidRPr="001565A8" w:rsidRDefault="00FD1BE1" w:rsidP="00FD1BE1">
            <w:pPr>
              <w:jc w:val="center"/>
              <w:rPr>
                <w:rStyle w:val="ab"/>
                <w:highlight w:val="yellow"/>
              </w:rPr>
            </w:pPr>
            <w:r w:rsidRPr="00FD1BE1">
              <w:rPr>
                <w:highlight w:val="yellow"/>
              </w:rPr>
              <w:t>0.164</w:t>
            </w:r>
          </w:p>
        </w:tc>
        <w:tc>
          <w:tcPr>
            <w:tcW w:w="820" w:type="dxa"/>
            <w:shd w:val="clear" w:color="auto" w:fill="FFC000"/>
          </w:tcPr>
          <w:p w14:paraId="1F1F8B6C" w14:textId="02CEA09A" w:rsidR="00FD1BE1" w:rsidRPr="001565A8" w:rsidRDefault="00FD1BE1" w:rsidP="00FD1BE1">
            <w:pPr>
              <w:jc w:val="center"/>
              <w:rPr>
                <w:highlight w:val="yellow"/>
              </w:rPr>
            </w:pPr>
            <w:r>
              <w:rPr>
                <w:highlight w:val="yellow"/>
              </w:rPr>
              <w:t>0.091</w:t>
            </w:r>
          </w:p>
        </w:tc>
      </w:tr>
    </w:tbl>
    <w:p w14:paraId="077BC49D" w14:textId="79CEF353" w:rsidR="00586EA3" w:rsidRDefault="00586EA3" w:rsidP="00586EA3"/>
    <w:p w14:paraId="70CB332F" w14:textId="45A7AA31" w:rsidR="00566A1C" w:rsidRDefault="00566A1C" w:rsidP="00566A1C">
      <w:pPr>
        <w:pStyle w:val="a7"/>
      </w:pPr>
      <w:r>
        <w:t xml:space="preserve">Table </w:t>
      </w:r>
      <w:fldSimple w:instr=" SEQ Table \* ARABIC ">
        <w:ins w:id="325" w:author="池田 祐樹" w:date="2022-12-17T16:51:00Z">
          <w:r w:rsidR="00005BC1">
            <w:rPr>
              <w:noProof/>
            </w:rPr>
            <w:t>5</w:t>
          </w:r>
        </w:ins>
        <w:ins w:id="326" w:author="Anil Bandari" w:date="2022-12-14T11:39:00Z">
          <w:del w:id="327" w:author="池田 祐樹" w:date="2022-12-17T16:26:00Z">
            <w:r w:rsidR="00044858" w:rsidDel="004A7BA6">
              <w:rPr>
                <w:noProof/>
              </w:rPr>
              <w:delText>5</w:delText>
            </w:r>
          </w:del>
        </w:ins>
        <w:del w:id="328" w:author="池田 祐樹" w:date="2022-12-17T16:26:00Z">
          <w:r w:rsidDel="004A7BA6">
            <w:rPr>
              <w:noProof/>
            </w:rPr>
            <w:delText>4</w:delText>
          </w:r>
        </w:del>
      </w:fldSimple>
      <w:r>
        <w:t xml:space="preserve"> </w:t>
      </w:r>
      <w:proofErr w:type="spellStart"/>
      <w:r w:rsidRPr="000756D4">
        <w:t>IoU</w:t>
      </w:r>
      <w:proofErr w:type="spellEnd"/>
      <w:r w:rsidRPr="000756D4">
        <w:t xml:space="preserve"> scores </w:t>
      </w:r>
      <w:r>
        <w:t>evaluated on Test labels used in the MSD contest</w:t>
      </w:r>
      <w:r w:rsidRPr="000756D4">
        <w:t>. −C and +C denote the loss and gain of class C, respectively.</w:t>
      </w:r>
    </w:p>
    <w:tbl>
      <w:tblPr>
        <w:tblStyle w:val="a6"/>
        <w:tblW w:w="0" w:type="auto"/>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980"/>
        <w:gridCol w:w="820"/>
        <w:gridCol w:w="820"/>
        <w:gridCol w:w="820"/>
        <w:gridCol w:w="820"/>
        <w:gridCol w:w="820"/>
        <w:gridCol w:w="820"/>
        <w:gridCol w:w="820"/>
        <w:gridCol w:w="820"/>
        <w:gridCol w:w="820"/>
      </w:tblGrid>
      <w:tr w:rsidR="00566A1C" w:rsidRPr="001B159F" w14:paraId="1A4EE9F9" w14:textId="77777777" w:rsidTr="00566A1C">
        <w:tc>
          <w:tcPr>
            <w:tcW w:w="1980" w:type="dxa"/>
            <w:shd w:val="clear" w:color="auto" w:fill="FFC000"/>
          </w:tcPr>
          <w:p w14:paraId="3E7785EA" w14:textId="77777777" w:rsidR="00566A1C" w:rsidRPr="001B159F" w:rsidRDefault="00566A1C" w:rsidP="00A57555">
            <w:pPr>
              <w:jc w:val="center"/>
            </w:pPr>
            <w:r w:rsidRPr="001B159F">
              <w:t>Algorithm</w:t>
            </w:r>
          </w:p>
        </w:tc>
        <w:tc>
          <w:tcPr>
            <w:tcW w:w="820" w:type="dxa"/>
            <w:shd w:val="clear" w:color="auto" w:fill="FFC000"/>
          </w:tcPr>
          <w:p w14:paraId="0A5934F5" w14:textId="77777777" w:rsidR="00566A1C" w:rsidRPr="001B159F" w:rsidRDefault="00566A1C" w:rsidP="00A57555">
            <w:pPr>
              <w:jc w:val="center"/>
            </w:pPr>
            <w:r w:rsidRPr="001B159F">
              <w:t>-W</w:t>
            </w:r>
          </w:p>
        </w:tc>
        <w:tc>
          <w:tcPr>
            <w:tcW w:w="820" w:type="dxa"/>
            <w:shd w:val="clear" w:color="auto" w:fill="FFC000"/>
          </w:tcPr>
          <w:p w14:paraId="1B515168" w14:textId="77777777" w:rsidR="00566A1C" w:rsidRPr="001B159F" w:rsidRDefault="00566A1C" w:rsidP="00A57555">
            <w:pPr>
              <w:jc w:val="center"/>
            </w:pPr>
            <w:r w:rsidRPr="001B159F">
              <w:t>-TC</w:t>
            </w:r>
          </w:p>
        </w:tc>
        <w:tc>
          <w:tcPr>
            <w:tcW w:w="820" w:type="dxa"/>
            <w:shd w:val="clear" w:color="auto" w:fill="FFC000"/>
          </w:tcPr>
          <w:p w14:paraId="19ACB150" w14:textId="77777777" w:rsidR="00566A1C" w:rsidRPr="001B159F" w:rsidRDefault="00566A1C" w:rsidP="00A57555">
            <w:pPr>
              <w:jc w:val="center"/>
            </w:pPr>
            <w:r w:rsidRPr="001B159F">
              <w:t>-LV</w:t>
            </w:r>
          </w:p>
        </w:tc>
        <w:tc>
          <w:tcPr>
            <w:tcW w:w="820" w:type="dxa"/>
            <w:shd w:val="clear" w:color="auto" w:fill="FFC000"/>
          </w:tcPr>
          <w:p w14:paraId="111B1C30" w14:textId="77777777" w:rsidR="00566A1C" w:rsidRPr="001B159F" w:rsidRDefault="00566A1C" w:rsidP="00A57555">
            <w:pPr>
              <w:jc w:val="center"/>
            </w:pPr>
            <w:r w:rsidRPr="001B159F">
              <w:t>-I</w:t>
            </w:r>
          </w:p>
        </w:tc>
        <w:tc>
          <w:tcPr>
            <w:tcW w:w="820" w:type="dxa"/>
            <w:shd w:val="clear" w:color="auto" w:fill="FFC000"/>
          </w:tcPr>
          <w:p w14:paraId="581513E9" w14:textId="77777777" w:rsidR="00566A1C" w:rsidRPr="001B159F" w:rsidRDefault="00566A1C" w:rsidP="00A57555">
            <w:pPr>
              <w:jc w:val="center"/>
            </w:pPr>
            <w:r w:rsidRPr="001B159F">
              <w:t>+W</w:t>
            </w:r>
          </w:p>
        </w:tc>
        <w:tc>
          <w:tcPr>
            <w:tcW w:w="820" w:type="dxa"/>
            <w:shd w:val="clear" w:color="auto" w:fill="FFC000"/>
          </w:tcPr>
          <w:p w14:paraId="3BA9AD82" w14:textId="77777777" w:rsidR="00566A1C" w:rsidRPr="001B159F" w:rsidRDefault="00566A1C" w:rsidP="00A57555">
            <w:pPr>
              <w:jc w:val="center"/>
            </w:pPr>
            <w:r w:rsidRPr="001B159F">
              <w:t>+TC</w:t>
            </w:r>
          </w:p>
        </w:tc>
        <w:tc>
          <w:tcPr>
            <w:tcW w:w="820" w:type="dxa"/>
            <w:shd w:val="clear" w:color="auto" w:fill="FFC000"/>
          </w:tcPr>
          <w:p w14:paraId="77722239" w14:textId="77777777" w:rsidR="00566A1C" w:rsidRPr="001B159F" w:rsidRDefault="00566A1C" w:rsidP="00A57555">
            <w:pPr>
              <w:jc w:val="center"/>
            </w:pPr>
            <w:r w:rsidRPr="001B159F">
              <w:t>+LV</w:t>
            </w:r>
          </w:p>
        </w:tc>
        <w:tc>
          <w:tcPr>
            <w:tcW w:w="820" w:type="dxa"/>
            <w:shd w:val="clear" w:color="auto" w:fill="FFC000"/>
          </w:tcPr>
          <w:p w14:paraId="7097E847" w14:textId="77777777" w:rsidR="00566A1C" w:rsidRPr="001B159F" w:rsidRDefault="00566A1C" w:rsidP="00A57555">
            <w:pPr>
              <w:jc w:val="center"/>
            </w:pPr>
            <w:r w:rsidRPr="001B159F">
              <w:t>+I</w:t>
            </w:r>
          </w:p>
        </w:tc>
        <w:tc>
          <w:tcPr>
            <w:tcW w:w="820" w:type="dxa"/>
            <w:shd w:val="clear" w:color="auto" w:fill="FFC000"/>
          </w:tcPr>
          <w:p w14:paraId="0EB6EA80" w14:textId="77777777" w:rsidR="00566A1C" w:rsidRPr="001B159F" w:rsidRDefault="00566A1C" w:rsidP="00A57555">
            <w:pPr>
              <w:jc w:val="center"/>
            </w:pPr>
            <w:r w:rsidRPr="001B159F">
              <w:t>Avg.</w:t>
            </w:r>
          </w:p>
        </w:tc>
      </w:tr>
      <w:tr w:rsidR="00566A1C" w:rsidRPr="001B159F" w14:paraId="5E9F1DDD" w14:textId="77777777" w:rsidTr="00566A1C">
        <w:tc>
          <w:tcPr>
            <w:tcW w:w="1980" w:type="dxa"/>
            <w:shd w:val="clear" w:color="auto" w:fill="FFC000"/>
          </w:tcPr>
          <w:p w14:paraId="6072B525" w14:textId="77777777" w:rsidR="00566A1C" w:rsidRPr="001B159F" w:rsidRDefault="00566A1C" w:rsidP="00A57555">
            <w:pPr>
              <w:jc w:val="center"/>
            </w:pPr>
            <w:r w:rsidRPr="001B159F">
              <w:t>NLCD diff</w:t>
            </w:r>
          </w:p>
        </w:tc>
        <w:tc>
          <w:tcPr>
            <w:tcW w:w="820" w:type="dxa"/>
            <w:shd w:val="clear" w:color="auto" w:fill="FFC000"/>
          </w:tcPr>
          <w:p w14:paraId="2B9C356B" w14:textId="622302BE" w:rsidR="00566A1C" w:rsidRPr="001B159F" w:rsidRDefault="00566A1C" w:rsidP="00A57555">
            <w:pPr>
              <w:jc w:val="center"/>
            </w:pPr>
            <w:r w:rsidRPr="001B159F">
              <w:t>0.</w:t>
            </w:r>
            <w:r w:rsidR="00D2093E">
              <w:t>148</w:t>
            </w:r>
          </w:p>
        </w:tc>
        <w:tc>
          <w:tcPr>
            <w:tcW w:w="820" w:type="dxa"/>
            <w:shd w:val="clear" w:color="auto" w:fill="FFC000"/>
          </w:tcPr>
          <w:p w14:paraId="22BA0FB5" w14:textId="33B0066B" w:rsidR="00566A1C" w:rsidRPr="001B159F" w:rsidRDefault="00566A1C" w:rsidP="00A57555">
            <w:pPr>
              <w:jc w:val="center"/>
            </w:pPr>
            <w:r w:rsidRPr="001B159F">
              <w:t>0.</w:t>
            </w:r>
            <w:r w:rsidR="00D2093E">
              <w:t>167</w:t>
            </w:r>
          </w:p>
        </w:tc>
        <w:tc>
          <w:tcPr>
            <w:tcW w:w="820" w:type="dxa"/>
            <w:shd w:val="clear" w:color="auto" w:fill="FFC000"/>
          </w:tcPr>
          <w:p w14:paraId="56F95151" w14:textId="49133468" w:rsidR="00566A1C" w:rsidRPr="001B159F" w:rsidRDefault="00566A1C" w:rsidP="00A57555">
            <w:pPr>
              <w:jc w:val="center"/>
            </w:pPr>
            <w:r w:rsidRPr="001B159F">
              <w:t>0.</w:t>
            </w:r>
            <w:r w:rsidR="00D2093E">
              <w:t>282</w:t>
            </w:r>
          </w:p>
        </w:tc>
        <w:tc>
          <w:tcPr>
            <w:tcW w:w="820" w:type="dxa"/>
            <w:shd w:val="clear" w:color="auto" w:fill="FFC000"/>
          </w:tcPr>
          <w:p w14:paraId="35B183F7" w14:textId="0BEE5564" w:rsidR="00566A1C" w:rsidRPr="001B159F" w:rsidRDefault="00566A1C" w:rsidP="00A57555">
            <w:pPr>
              <w:jc w:val="center"/>
            </w:pPr>
            <w:r w:rsidRPr="001B159F">
              <w:t>0.0</w:t>
            </w:r>
            <w:r w:rsidR="00D2093E">
              <w:t>14</w:t>
            </w:r>
          </w:p>
        </w:tc>
        <w:tc>
          <w:tcPr>
            <w:tcW w:w="820" w:type="dxa"/>
            <w:shd w:val="clear" w:color="auto" w:fill="FFC000"/>
          </w:tcPr>
          <w:p w14:paraId="76207803" w14:textId="46BFE60B" w:rsidR="00566A1C" w:rsidRPr="001B159F" w:rsidRDefault="00566A1C" w:rsidP="00A57555">
            <w:pPr>
              <w:jc w:val="center"/>
            </w:pPr>
            <w:r w:rsidRPr="001B159F">
              <w:t>0.0</w:t>
            </w:r>
            <w:r w:rsidR="00D2093E">
              <w:t>31</w:t>
            </w:r>
          </w:p>
        </w:tc>
        <w:tc>
          <w:tcPr>
            <w:tcW w:w="820" w:type="dxa"/>
            <w:shd w:val="clear" w:color="auto" w:fill="FFC000"/>
          </w:tcPr>
          <w:p w14:paraId="56A910C3" w14:textId="68BC284F" w:rsidR="00566A1C" w:rsidRPr="001B159F" w:rsidRDefault="00566A1C" w:rsidP="00A57555">
            <w:pPr>
              <w:jc w:val="center"/>
            </w:pPr>
            <w:r w:rsidRPr="001B159F">
              <w:t>0.00</w:t>
            </w:r>
            <w:r w:rsidR="00D2093E">
              <w:t>1</w:t>
            </w:r>
          </w:p>
        </w:tc>
        <w:tc>
          <w:tcPr>
            <w:tcW w:w="820" w:type="dxa"/>
            <w:shd w:val="clear" w:color="auto" w:fill="FFC000"/>
          </w:tcPr>
          <w:p w14:paraId="2EF4E47A" w14:textId="15FAE0BB" w:rsidR="00566A1C" w:rsidRPr="001B159F" w:rsidRDefault="00566A1C" w:rsidP="00A57555">
            <w:pPr>
              <w:jc w:val="center"/>
            </w:pPr>
            <w:r w:rsidRPr="001B159F">
              <w:t>0.</w:t>
            </w:r>
            <w:r w:rsidR="00D2093E">
              <w:t>106</w:t>
            </w:r>
          </w:p>
        </w:tc>
        <w:tc>
          <w:tcPr>
            <w:tcW w:w="820" w:type="dxa"/>
            <w:shd w:val="clear" w:color="auto" w:fill="FFC000"/>
          </w:tcPr>
          <w:p w14:paraId="03EDFBC8" w14:textId="5DD5AA6E" w:rsidR="00566A1C" w:rsidRPr="001B159F" w:rsidRDefault="00566A1C" w:rsidP="00A57555">
            <w:pPr>
              <w:jc w:val="center"/>
            </w:pPr>
            <w:r w:rsidRPr="001B159F">
              <w:t>0.</w:t>
            </w:r>
            <w:r w:rsidR="00D2093E">
              <w:t>362</w:t>
            </w:r>
          </w:p>
        </w:tc>
        <w:tc>
          <w:tcPr>
            <w:tcW w:w="820" w:type="dxa"/>
            <w:shd w:val="clear" w:color="auto" w:fill="FFC000"/>
          </w:tcPr>
          <w:p w14:paraId="5BE0EADE" w14:textId="5672C8CC" w:rsidR="00566A1C" w:rsidRPr="001B159F" w:rsidRDefault="00566A1C" w:rsidP="00A57555">
            <w:pPr>
              <w:jc w:val="center"/>
            </w:pPr>
            <w:r w:rsidRPr="001B159F">
              <w:t>0.</w:t>
            </w:r>
            <w:r w:rsidR="00D2093E">
              <w:t>139</w:t>
            </w:r>
          </w:p>
        </w:tc>
      </w:tr>
      <w:tr w:rsidR="00566A1C" w:rsidRPr="001B159F" w14:paraId="3C7B1E50" w14:textId="77777777" w:rsidTr="00566A1C">
        <w:tc>
          <w:tcPr>
            <w:tcW w:w="1980" w:type="dxa"/>
            <w:shd w:val="clear" w:color="auto" w:fill="FFC000"/>
          </w:tcPr>
          <w:p w14:paraId="1949919C" w14:textId="77777777" w:rsidR="00566A1C" w:rsidRPr="001B159F" w:rsidRDefault="00566A1C" w:rsidP="00A57555">
            <w:pPr>
              <w:jc w:val="center"/>
            </w:pPr>
            <w:r w:rsidRPr="001B159F">
              <w:t>1-layer FCN</w:t>
            </w:r>
          </w:p>
        </w:tc>
        <w:tc>
          <w:tcPr>
            <w:tcW w:w="820" w:type="dxa"/>
            <w:shd w:val="clear" w:color="auto" w:fill="FFC000"/>
          </w:tcPr>
          <w:p w14:paraId="3663DDD9" w14:textId="2FA70E17" w:rsidR="00566A1C" w:rsidRPr="001B159F" w:rsidDel="00CB4A93" w:rsidRDefault="00566A1C" w:rsidP="00A57555">
            <w:pPr>
              <w:jc w:val="center"/>
            </w:pPr>
            <w:r w:rsidRPr="001B159F">
              <w:t>0.</w:t>
            </w:r>
            <w:r w:rsidRPr="00566A1C">
              <w:t>39</w:t>
            </w:r>
            <w:r>
              <w:t>3</w:t>
            </w:r>
          </w:p>
        </w:tc>
        <w:tc>
          <w:tcPr>
            <w:tcW w:w="820" w:type="dxa"/>
            <w:shd w:val="clear" w:color="auto" w:fill="FFC000"/>
          </w:tcPr>
          <w:p w14:paraId="30428EF2" w14:textId="5F979377" w:rsidR="00566A1C" w:rsidRPr="001B159F" w:rsidDel="00CB4A93" w:rsidRDefault="00566A1C" w:rsidP="00A57555">
            <w:pPr>
              <w:jc w:val="center"/>
            </w:pPr>
            <w:r w:rsidRPr="001B159F">
              <w:t>0.</w:t>
            </w:r>
            <w:r w:rsidRPr="00566A1C">
              <w:t>468</w:t>
            </w:r>
          </w:p>
        </w:tc>
        <w:tc>
          <w:tcPr>
            <w:tcW w:w="820" w:type="dxa"/>
            <w:shd w:val="clear" w:color="auto" w:fill="FFC000"/>
          </w:tcPr>
          <w:p w14:paraId="0472ADD6" w14:textId="4FD27FB4" w:rsidR="00566A1C" w:rsidRPr="001B159F" w:rsidDel="00CB4A93" w:rsidRDefault="00566A1C" w:rsidP="00A57555">
            <w:pPr>
              <w:jc w:val="center"/>
            </w:pPr>
            <w:r w:rsidRPr="001B159F">
              <w:t>0.</w:t>
            </w:r>
            <w:r>
              <w:t>383</w:t>
            </w:r>
          </w:p>
        </w:tc>
        <w:tc>
          <w:tcPr>
            <w:tcW w:w="820" w:type="dxa"/>
            <w:shd w:val="clear" w:color="auto" w:fill="FFC000"/>
          </w:tcPr>
          <w:p w14:paraId="3E83AF01" w14:textId="086AE8FD" w:rsidR="00566A1C" w:rsidRPr="001B159F" w:rsidDel="00CB4A93" w:rsidRDefault="00566A1C" w:rsidP="00A57555">
            <w:pPr>
              <w:jc w:val="center"/>
            </w:pPr>
            <w:r w:rsidRPr="001B159F">
              <w:t>0.</w:t>
            </w:r>
            <w:r>
              <w:t>037</w:t>
            </w:r>
          </w:p>
        </w:tc>
        <w:tc>
          <w:tcPr>
            <w:tcW w:w="820" w:type="dxa"/>
            <w:shd w:val="clear" w:color="auto" w:fill="FFC000"/>
          </w:tcPr>
          <w:p w14:paraId="5CDD7F0C" w14:textId="6C5360CD" w:rsidR="00566A1C" w:rsidRPr="001B159F" w:rsidDel="00CB4A93" w:rsidRDefault="00566A1C" w:rsidP="00A57555">
            <w:pPr>
              <w:jc w:val="center"/>
            </w:pPr>
            <w:r w:rsidRPr="001B159F">
              <w:t>0.</w:t>
            </w:r>
            <w:r>
              <w:t>116</w:t>
            </w:r>
          </w:p>
        </w:tc>
        <w:tc>
          <w:tcPr>
            <w:tcW w:w="820" w:type="dxa"/>
            <w:shd w:val="clear" w:color="auto" w:fill="FFC000"/>
          </w:tcPr>
          <w:p w14:paraId="385FC65A" w14:textId="20E86C03" w:rsidR="00566A1C" w:rsidRPr="001B159F" w:rsidDel="00CB4A93" w:rsidRDefault="00566A1C" w:rsidP="00A57555">
            <w:pPr>
              <w:jc w:val="center"/>
            </w:pPr>
            <w:r w:rsidRPr="001B159F">
              <w:t>0.</w:t>
            </w:r>
            <w:r>
              <w:t>167</w:t>
            </w:r>
          </w:p>
        </w:tc>
        <w:tc>
          <w:tcPr>
            <w:tcW w:w="820" w:type="dxa"/>
            <w:shd w:val="clear" w:color="auto" w:fill="FFC000"/>
          </w:tcPr>
          <w:p w14:paraId="4D49401D" w14:textId="162FAFA9" w:rsidR="00566A1C" w:rsidRPr="001B159F" w:rsidDel="00CB4A93" w:rsidRDefault="00566A1C" w:rsidP="00A57555">
            <w:pPr>
              <w:jc w:val="center"/>
            </w:pPr>
            <w:r w:rsidRPr="001B159F">
              <w:t>0</w:t>
            </w:r>
            <w:r>
              <w:t>.200</w:t>
            </w:r>
          </w:p>
        </w:tc>
        <w:tc>
          <w:tcPr>
            <w:tcW w:w="820" w:type="dxa"/>
            <w:shd w:val="clear" w:color="auto" w:fill="FFC000"/>
          </w:tcPr>
          <w:p w14:paraId="0E2D7513" w14:textId="29BDA8DE" w:rsidR="00566A1C" w:rsidRPr="001B159F" w:rsidDel="00CB4A93" w:rsidRDefault="00566A1C" w:rsidP="00A57555">
            <w:pPr>
              <w:jc w:val="center"/>
            </w:pPr>
            <w:r w:rsidRPr="001B159F">
              <w:t>0.</w:t>
            </w:r>
            <w:r>
              <w:t>274</w:t>
            </w:r>
          </w:p>
        </w:tc>
        <w:tc>
          <w:tcPr>
            <w:tcW w:w="820" w:type="dxa"/>
            <w:shd w:val="clear" w:color="auto" w:fill="FFC000"/>
          </w:tcPr>
          <w:p w14:paraId="00F119E5" w14:textId="32F06291" w:rsidR="00566A1C" w:rsidRPr="001B159F" w:rsidDel="00CB4A93" w:rsidRDefault="00566A1C" w:rsidP="00A57555">
            <w:pPr>
              <w:jc w:val="center"/>
            </w:pPr>
            <w:r w:rsidRPr="001B159F">
              <w:t>0.</w:t>
            </w:r>
            <w:r>
              <w:t>255</w:t>
            </w:r>
          </w:p>
        </w:tc>
      </w:tr>
      <w:tr w:rsidR="00566A1C" w:rsidRPr="001B159F" w14:paraId="07148A71" w14:textId="77777777" w:rsidTr="00566A1C">
        <w:tc>
          <w:tcPr>
            <w:tcW w:w="1980" w:type="dxa"/>
            <w:shd w:val="clear" w:color="auto" w:fill="FFC000"/>
          </w:tcPr>
          <w:p w14:paraId="5A46BEC6" w14:textId="77777777" w:rsidR="00566A1C" w:rsidRPr="001B159F" w:rsidRDefault="00566A1C" w:rsidP="00A57555">
            <w:pPr>
              <w:jc w:val="center"/>
            </w:pPr>
            <w:r>
              <w:t>5- layer FCN</w:t>
            </w:r>
          </w:p>
        </w:tc>
        <w:tc>
          <w:tcPr>
            <w:tcW w:w="820" w:type="dxa"/>
            <w:shd w:val="clear" w:color="auto" w:fill="FFC000"/>
          </w:tcPr>
          <w:p w14:paraId="6711A3D2" w14:textId="54FA7410" w:rsidR="00566A1C" w:rsidRPr="001565A8" w:rsidRDefault="00566A1C" w:rsidP="00A57555">
            <w:pPr>
              <w:jc w:val="center"/>
              <w:rPr>
                <w:highlight w:val="yellow"/>
              </w:rPr>
            </w:pPr>
            <w:r w:rsidRPr="001B159F">
              <w:t>0.</w:t>
            </w:r>
            <w:r w:rsidR="00D2093E">
              <w:t>459</w:t>
            </w:r>
          </w:p>
        </w:tc>
        <w:tc>
          <w:tcPr>
            <w:tcW w:w="820" w:type="dxa"/>
            <w:shd w:val="clear" w:color="auto" w:fill="FFC000"/>
          </w:tcPr>
          <w:p w14:paraId="2AC68CBA" w14:textId="47F0361F" w:rsidR="00566A1C" w:rsidRPr="001565A8" w:rsidRDefault="00566A1C" w:rsidP="00A57555">
            <w:pPr>
              <w:jc w:val="center"/>
              <w:rPr>
                <w:highlight w:val="yellow"/>
              </w:rPr>
            </w:pPr>
            <w:r w:rsidRPr="001B159F">
              <w:t>0.</w:t>
            </w:r>
            <w:r w:rsidR="00D2093E">
              <w:t>582</w:t>
            </w:r>
          </w:p>
        </w:tc>
        <w:tc>
          <w:tcPr>
            <w:tcW w:w="820" w:type="dxa"/>
            <w:shd w:val="clear" w:color="auto" w:fill="FFC000"/>
          </w:tcPr>
          <w:p w14:paraId="1E118274" w14:textId="394AA6CE" w:rsidR="00566A1C" w:rsidRPr="00187651" w:rsidRDefault="00566A1C" w:rsidP="00A57555">
            <w:pPr>
              <w:jc w:val="center"/>
            </w:pPr>
            <w:r w:rsidRPr="001B159F">
              <w:t>0.</w:t>
            </w:r>
            <w:r w:rsidR="00D2093E">
              <w:t>455</w:t>
            </w:r>
          </w:p>
        </w:tc>
        <w:tc>
          <w:tcPr>
            <w:tcW w:w="820" w:type="dxa"/>
            <w:shd w:val="clear" w:color="auto" w:fill="FFC000"/>
          </w:tcPr>
          <w:p w14:paraId="20C66F8A" w14:textId="207E4900" w:rsidR="00566A1C" w:rsidRPr="001565A8" w:rsidRDefault="00566A1C" w:rsidP="00A57555">
            <w:pPr>
              <w:jc w:val="center"/>
              <w:rPr>
                <w:highlight w:val="yellow"/>
              </w:rPr>
            </w:pPr>
            <w:r w:rsidRPr="001B159F">
              <w:t>0.</w:t>
            </w:r>
            <w:r w:rsidR="00D2093E">
              <w:t>026</w:t>
            </w:r>
          </w:p>
        </w:tc>
        <w:tc>
          <w:tcPr>
            <w:tcW w:w="820" w:type="dxa"/>
            <w:shd w:val="clear" w:color="auto" w:fill="FFC000"/>
          </w:tcPr>
          <w:p w14:paraId="77B1BAF9" w14:textId="66BC7D9B" w:rsidR="00566A1C" w:rsidRPr="001565A8" w:rsidRDefault="00566A1C" w:rsidP="00A57555">
            <w:pPr>
              <w:jc w:val="center"/>
              <w:rPr>
                <w:highlight w:val="yellow"/>
              </w:rPr>
            </w:pPr>
            <w:r w:rsidRPr="001B159F">
              <w:t>0.0</w:t>
            </w:r>
            <w:r w:rsidR="00D2093E">
              <w:t>70</w:t>
            </w:r>
          </w:p>
        </w:tc>
        <w:tc>
          <w:tcPr>
            <w:tcW w:w="820" w:type="dxa"/>
            <w:shd w:val="clear" w:color="auto" w:fill="FFC000"/>
          </w:tcPr>
          <w:p w14:paraId="785EEB59" w14:textId="3BCDC441" w:rsidR="00566A1C" w:rsidRPr="001565A8" w:rsidRDefault="00566A1C" w:rsidP="00A57555">
            <w:pPr>
              <w:jc w:val="center"/>
              <w:rPr>
                <w:highlight w:val="yellow"/>
              </w:rPr>
            </w:pPr>
            <w:r w:rsidRPr="001B159F">
              <w:t>0.</w:t>
            </w:r>
            <w:r w:rsidR="00D2093E">
              <w:t>212</w:t>
            </w:r>
          </w:p>
        </w:tc>
        <w:tc>
          <w:tcPr>
            <w:tcW w:w="820" w:type="dxa"/>
            <w:shd w:val="clear" w:color="auto" w:fill="FFC000"/>
          </w:tcPr>
          <w:p w14:paraId="6C77B023" w14:textId="1C0B7FD6" w:rsidR="00566A1C" w:rsidRPr="001565A8" w:rsidRDefault="00566A1C" w:rsidP="00A57555">
            <w:pPr>
              <w:jc w:val="center"/>
              <w:rPr>
                <w:highlight w:val="yellow"/>
              </w:rPr>
            </w:pPr>
            <w:r w:rsidRPr="001B159F">
              <w:t>0.</w:t>
            </w:r>
            <w:r w:rsidR="00D2093E">
              <w:t>321</w:t>
            </w:r>
          </w:p>
        </w:tc>
        <w:tc>
          <w:tcPr>
            <w:tcW w:w="820" w:type="dxa"/>
            <w:shd w:val="clear" w:color="auto" w:fill="FFC000"/>
          </w:tcPr>
          <w:p w14:paraId="46AD23D4" w14:textId="36748F15" w:rsidR="00566A1C" w:rsidRPr="001565A8" w:rsidRDefault="00566A1C" w:rsidP="00A57555">
            <w:pPr>
              <w:jc w:val="center"/>
              <w:rPr>
                <w:highlight w:val="yellow"/>
              </w:rPr>
            </w:pPr>
            <w:r w:rsidRPr="001B159F">
              <w:t>0.</w:t>
            </w:r>
            <w:r w:rsidR="00D2093E">
              <w:t>408</w:t>
            </w:r>
          </w:p>
        </w:tc>
        <w:tc>
          <w:tcPr>
            <w:tcW w:w="820" w:type="dxa"/>
            <w:shd w:val="clear" w:color="auto" w:fill="FFC000"/>
          </w:tcPr>
          <w:p w14:paraId="7B445241" w14:textId="6AA348B5" w:rsidR="00566A1C" w:rsidRPr="001565A8" w:rsidRDefault="00566A1C" w:rsidP="00A57555">
            <w:pPr>
              <w:jc w:val="center"/>
              <w:rPr>
                <w:highlight w:val="yellow"/>
              </w:rPr>
            </w:pPr>
            <w:r w:rsidRPr="001B159F">
              <w:t>0.</w:t>
            </w:r>
            <w:r w:rsidR="00D2093E">
              <w:t>317</w:t>
            </w:r>
          </w:p>
        </w:tc>
      </w:tr>
      <w:tr w:rsidR="00566A1C" w:rsidRPr="001B159F" w14:paraId="790D77AC" w14:textId="77777777" w:rsidTr="00566A1C">
        <w:tc>
          <w:tcPr>
            <w:tcW w:w="1980" w:type="dxa"/>
            <w:shd w:val="clear" w:color="auto" w:fill="FFC000"/>
          </w:tcPr>
          <w:p w14:paraId="3A0FCA39" w14:textId="77777777" w:rsidR="00566A1C" w:rsidRDefault="00566A1C" w:rsidP="00566A1C">
            <w:pPr>
              <w:jc w:val="center"/>
            </w:pPr>
            <w:r w:rsidRPr="00007548">
              <w:t>U-Net</w:t>
            </w:r>
          </w:p>
        </w:tc>
        <w:tc>
          <w:tcPr>
            <w:tcW w:w="820" w:type="dxa"/>
            <w:shd w:val="clear" w:color="auto" w:fill="FFC000"/>
          </w:tcPr>
          <w:p w14:paraId="0ACDB6E4" w14:textId="149B2DAD" w:rsidR="00566A1C" w:rsidRPr="001565A8" w:rsidRDefault="00566A1C" w:rsidP="00566A1C">
            <w:pPr>
              <w:jc w:val="center"/>
              <w:rPr>
                <w:highlight w:val="yellow"/>
              </w:rPr>
            </w:pPr>
            <w:r w:rsidRPr="001B159F">
              <w:t>0.</w:t>
            </w:r>
            <w:r w:rsidR="00D2093E">
              <w:t>456</w:t>
            </w:r>
          </w:p>
        </w:tc>
        <w:tc>
          <w:tcPr>
            <w:tcW w:w="820" w:type="dxa"/>
            <w:shd w:val="clear" w:color="auto" w:fill="FFC000"/>
          </w:tcPr>
          <w:p w14:paraId="10EDF590" w14:textId="2D0AC5C6" w:rsidR="00566A1C" w:rsidRPr="001565A8" w:rsidRDefault="00566A1C" w:rsidP="00566A1C">
            <w:pPr>
              <w:jc w:val="center"/>
              <w:rPr>
                <w:highlight w:val="yellow"/>
              </w:rPr>
            </w:pPr>
            <w:r w:rsidRPr="001B159F">
              <w:t>0.</w:t>
            </w:r>
            <w:r w:rsidR="00D2093E">
              <w:t>506</w:t>
            </w:r>
          </w:p>
        </w:tc>
        <w:tc>
          <w:tcPr>
            <w:tcW w:w="820" w:type="dxa"/>
            <w:shd w:val="clear" w:color="auto" w:fill="FFC000"/>
          </w:tcPr>
          <w:p w14:paraId="13F259A6" w14:textId="6893F673" w:rsidR="00566A1C" w:rsidRPr="001565A8" w:rsidRDefault="00566A1C" w:rsidP="00566A1C">
            <w:pPr>
              <w:jc w:val="center"/>
              <w:rPr>
                <w:highlight w:val="yellow"/>
              </w:rPr>
            </w:pPr>
            <w:r w:rsidRPr="001B159F">
              <w:t>0.</w:t>
            </w:r>
            <w:r w:rsidR="00D2093E">
              <w:t>522</w:t>
            </w:r>
          </w:p>
        </w:tc>
        <w:tc>
          <w:tcPr>
            <w:tcW w:w="820" w:type="dxa"/>
            <w:shd w:val="clear" w:color="auto" w:fill="FFC000"/>
          </w:tcPr>
          <w:p w14:paraId="536601F5" w14:textId="18F8E052" w:rsidR="00566A1C" w:rsidRPr="001565A8" w:rsidRDefault="00566A1C" w:rsidP="00566A1C">
            <w:pPr>
              <w:jc w:val="center"/>
              <w:rPr>
                <w:highlight w:val="yellow"/>
              </w:rPr>
            </w:pPr>
            <w:r w:rsidRPr="001B159F">
              <w:t>0.</w:t>
            </w:r>
            <w:r w:rsidR="00D2093E">
              <w:t>163</w:t>
            </w:r>
          </w:p>
        </w:tc>
        <w:tc>
          <w:tcPr>
            <w:tcW w:w="820" w:type="dxa"/>
            <w:shd w:val="clear" w:color="auto" w:fill="FFC000"/>
          </w:tcPr>
          <w:p w14:paraId="0B65E6E1" w14:textId="6EA1EE05" w:rsidR="00566A1C" w:rsidRPr="001565A8" w:rsidRDefault="00566A1C" w:rsidP="00566A1C">
            <w:pPr>
              <w:jc w:val="center"/>
              <w:rPr>
                <w:highlight w:val="yellow"/>
              </w:rPr>
            </w:pPr>
            <w:r w:rsidRPr="001B159F">
              <w:t>0.</w:t>
            </w:r>
            <w:r w:rsidR="00D2093E">
              <w:t>217</w:t>
            </w:r>
          </w:p>
        </w:tc>
        <w:tc>
          <w:tcPr>
            <w:tcW w:w="820" w:type="dxa"/>
            <w:shd w:val="clear" w:color="auto" w:fill="FFC000"/>
          </w:tcPr>
          <w:p w14:paraId="5F56F52B" w14:textId="0E66748B" w:rsidR="00566A1C" w:rsidRPr="001565A8" w:rsidRDefault="00566A1C" w:rsidP="00566A1C">
            <w:pPr>
              <w:jc w:val="center"/>
              <w:rPr>
                <w:highlight w:val="yellow"/>
              </w:rPr>
            </w:pPr>
            <w:r w:rsidRPr="001B159F">
              <w:t>0.</w:t>
            </w:r>
            <w:r w:rsidR="00D2093E">
              <w:t>332</w:t>
            </w:r>
          </w:p>
        </w:tc>
        <w:tc>
          <w:tcPr>
            <w:tcW w:w="820" w:type="dxa"/>
            <w:shd w:val="clear" w:color="auto" w:fill="FFC000"/>
          </w:tcPr>
          <w:p w14:paraId="26084BA3" w14:textId="773C818B" w:rsidR="00566A1C" w:rsidRPr="001565A8" w:rsidRDefault="00566A1C" w:rsidP="00566A1C">
            <w:pPr>
              <w:jc w:val="center"/>
              <w:rPr>
                <w:highlight w:val="yellow"/>
              </w:rPr>
            </w:pPr>
            <w:r w:rsidRPr="001B159F">
              <w:t>0.</w:t>
            </w:r>
            <w:r w:rsidR="00D2093E">
              <w:t>380</w:t>
            </w:r>
          </w:p>
        </w:tc>
        <w:tc>
          <w:tcPr>
            <w:tcW w:w="820" w:type="dxa"/>
            <w:shd w:val="clear" w:color="auto" w:fill="FFC000"/>
          </w:tcPr>
          <w:p w14:paraId="274A7DF7" w14:textId="6721CB9E" w:rsidR="00566A1C" w:rsidRPr="001565A8" w:rsidRDefault="00566A1C" w:rsidP="00566A1C">
            <w:pPr>
              <w:jc w:val="center"/>
              <w:rPr>
                <w:rStyle w:val="ab"/>
                <w:highlight w:val="yellow"/>
              </w:rPr>
            </w:pPr>
            <w:r w:rsidRPr="001B159F">
              <w:t>0.</w:t>
            </w:r>
            <w:r w:rsidR="00D2093E">
              <w:t>550</w:t>
            </w:r>
          </w:p>
        </w:tc>
        <w:tc>
          <w:tcPr>
            <w:tcW w:w="820" w:type="dxa"/>
            <w:shd w:val="clear" w:color="auto" w:fill="FFC000"/>
          </w:tcPr>
          <w:p w14:paraId="6FCF26B9" w14:textId="399F4F04" w:rsidR="00566A1C" w:rsidRPr="001565A8" w:rsidRDefault="00566A1C" w:rsidP="00566A1C">
            <w:pPr>
              <w:jc w:val="center"/>
              <w:rPr>
                <w:highlight w:val="yellow"/>
              </w:rPr>
            </w:pPr>
            <w:r w:rsidRPr="001B159F">
              <w:t>0.</w:t>
            </w:r>
            <w:r w:rsidR="00D2093E">
              <w:t>391</w:t>
            </w:r>
          </w:p>
        </w:tc>
      </w:tr>
    </w:tbl>
    <w:p w14:paraId="1359A2E7" w14:textId="77777777" w:rsidR="00566A1C" w:rsidRDefault="00566A1C" w:rsidP="00586EA3"/>
    <w:p w14:paraId="5261F94C" w14:textId="605D8D3C" w:rsidR="00586EA3" w:rsidRDefault="001565A8" w:rsidP="00586EA3">
      <w:r>
        <w:t xml:space="preserve">As can be seen in </w:t>
      </w:r>
      <w:r>
        <w:fldChar w:fldCharType="begin"/>
      </w:r>
      <w:r>
        <w:instrText xml:space="preserve"> REF _Ref119278642 \h </w:instrText>
      </w:r>
      <w:r>
        <w:fldChar w:fldCharType="separate"/>
      </w:r>
      <w:ins w:id="329" w:author="池田 祐樹" w:date="2022-12-17T16:51:00Z">
        <w:r w:rsidR="00005BC1">
          <w:t xml:space="preserve">Table </w:t>
        </w:r>
        <w:r w:rsidR="00005BC1">
          <w:rPr>
            <w:noProof/>
          </w:rPr>
          <w:t>4</w:t>
        </w:r>
      </w:ins>
      <w:ins w:id="330" w:author="Anil Bandari" w:date="2022-12-14T11:39:00Z">
        <w:del w:id="331" w:author="池田 祐樹" w:date="2022-12-17T16:26:00Z">
          <w:r w:rsidR="00044858" w:rsidDel="004A7BA6">
            <w:delText xml:space="preserve">Table </w:delText>
          </w:r>
          <w:r w:rsidR="00044858" w:rsidDel="004A7BA6">
            <w:rPr>
              <w:noProof/>
            </w:rPr>
            <w:delText>4</w:delText>
          </w:r>
        </w:del>
      </w:ins>
      <w:del w:id="332" w:author="池田 祐樹" w:date="2022-12-17T16:26:00Z">
        <w:r w:rsidR="00566A1C" w:rsidDel="004A7BA6">
          <w:delText xml:space="preserve">Table </w:delText>
        </w:r>
        <w:r w:rsidR="00566A1C" w:rsidDel="004A7BA6">
          <w:rPr>
            <w:noProof/>
          </w:rPr>
          <w:delText>3</w:delText>
        </w:r>
      </w:del>
      <w:r>
        <w:fldChar w:fldCharType="end"/>
      </w:r>
      <w:r>
        <w:t xml:space="preserve">, the average </w:t>
      </w:r>
      <w:proofErr w:type="spellStart"/>
      <w:r>
        <w:t>IoU</w:t>
      </w:r>
      <w:proofErr w:type="spellEnd"/>
      <w:r>
        <w:t xml:space="preserve"> of the model improved for 5-layer FCN. F displays the </w:t>
      </w:r>
      <w:r w:rsidR="00C27047">
        <w:t>prediction of 5 layers FCN and comparison with base model FCN.</w:t>
      </w:r>
    </w:p>
    <w:tbl>
      <w:tblPr>
        <w:tblStyle w:val="a6"/>
        <w:tblW w:w="9355" w:type="dxa"/>
        <w:tblLook w:val="04A0" w:firstRow="1" w:lastRow="0" w:firstColumn="1" w:lastColumn="0" w:noHBand="0" w:noVBand="1"/>
      </w:tblPr>
      <w:tblGrid>
        <w:gridCol w:w="1926"/>
        <w:gridCol w:w="1896"/>
        <w:gridCol w:w="1896"/>
        <w:gridCol w:w="1866"/>
        <w:gridCol w:w="1846"/>
      </w:tblGrid>
      <w:tr w:rsidR="00545DC3" w14:paraId="5AFD43E3" w14:textId="524C7E87" w:rsidTr="00545DC3">
        <w:tc>
          <w:tcPr>
            <w:tcW w:w="1761" w:type="dxa"/>
            <w:vAlign w:val="center"/>
          </w:tcPr>
          <w:p w14:paraId="59E7633B" w14:textId="341E4F5F" w:rsidR="00545DC3" w:rsidRDefault="00545DC3" w:rsidP="00736995">
            <w:pPr>
              <w:jc w:val="center"/>
            </w:pPr>
            <w:r w:rsidRPr="001B159F">
              <w:rPr>
                <w:noProof/>
              </w:rPr>
              <w:drawing>
                <wp:inline distT="0" distB="0" distL="0" distR="0" wp14:anchorId="09D7B712" wp14:editId="1765C542">
                  <wp:extent cx="1083974" cy="1085850"/>
                  <wp:effectExtent l="0" t="0" r="1905" b="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098130" cy="1100031"/>
                          </a:xfrm>
                          <a:prstGeom prst="rect">
                            <a:avLst/>
                          </a:prstGeom>
                        </pic:spPr>
                      </pic:pic>
                    </a:graphicData>
                  </a:graphic>
                </wp:inline>
              </w:drawing>
            </w:r>
          </w:p>
        </w:tc>
        <w:tc>
          <w:tcPr>
            <w:tcW w:w="1661" w:type="dxa"/>
            <w:vAlign w:val="center"/>
          </w:tcPr>
          <w:p w14:paraId="1CD6A714" w14:textId="3B706398" w:rsidR="00545DC3" w:rsidRDefault="00545DC3" w:rsidP="00736995">
            <w:pPr>
              <w:jc w:val="center"/>
            </w:pPr>
            <w:r w:rsidRPr="001B159F">
              <w:rPr>
                <w:noProof/>
              </w:rPr>
              <w:drawing>
                <wp:inline distT="0" distB="0" distL="0" distR="0" wp14:anchorId="61A98D31" wp14:editId="39A42291">
                  <wp:extent cx="1058900" cy="1060450"/>
                  <wp:effectExtent l="0" t="0" r="8255" b="6350"/>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83942" cy="1085529"/>
                          </a:xfrm>
                          <a:prstGeom prst="rect">
                            <a:avLst/>
                          </a:prstGeom>
                        </pic:spPr>
                      </pic:pic>
                    </a:graphicData>
                  </a:graphic>
                </wp:inline>
              </w:drawing>
            </w:r>
          </w:p>
        </w:tc>
        <w:tc>
          <w:tcPr>
            <w:tcW w:w="1663" w:type="dxa"/>
            <w:vAlign w:val="center"/>
          </w:tcPr>
          <w:p w14:paraId="71D4592B" w14:textId="6619A03C" w:rsidR="00545DC3" w:rsidRDefault="00545DC3" w:rsidP="00736995">
            <w:pPr>
              <w:jc w:val="center"/>
            </w:pPr>
            <w:r w:rsidRPr="001B159F">
              <w:rPr>
                <w:noProof/>
              </w:rPr>
              <w:drawing>
                <wp:inline distT="0" distB="0" distL="0" distR="0" wp14:anchorId="00251982" wp14:editId="58732FD2">
                  <wp:extent cx="1051457" cy="1047750"/>
                  <wp:effectExtent l="0" t="0" r="0" b="0"/>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083152" cy="1079333"/>
                          </a:xfrm>
                          <a:prstGeom prst="rect">
                            <a:avLst/>
                          </a:prstGeom>
                        </pic:spPr>
                      </pic:pic>
                    </a:graphicData>
                  </a:graphic>
                </wp:inline>
              </w:drawing>
            </w:r>
          </w:p>
        </w:tc>
        <w:tc>
          <w:tcPr>
            <w:tcW w:w="1640" w:type="dxa"/>
            <w:vAlign w:val="center"/>
          </w:tcPr>
          <w:p w14:paraId="7A6DBB95" w14:textId="598F87DD" w:rsidR="00545DC3" w:rsidRDefault="00545DC3" w:rsidP="00736995">
            <w:pPr>
              <w:jc w:val="center"/>
            </w:pPr>
            <w:r w:rsidRPr="00736995">
              <w:rPr>
                <w:noProof/>
              </w:rPr>
              <w:drawing>
                <wp:inline distT="0" distB="0" distL="0" distR="0" wp14:anchorId="725C13E8" wp14:editId="7307F45C">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047804" cy="1047804"/>
                          </a:xfrm>
                          <a:prstGeom prst="rect">
                            <a:avLst/>
                          </a:prstGeom>
                        </pic:spPr>
                      </pic:pic>
                    </a:graphicData>
                  </a:graphic>
                </wp:inline>
              </w:drawing>
            </w:r>
          </w:p>
        </w:tc>
        <w:tc>
          <w:tcPr>
            <w:tcW w:w="2630" w:type="dxa"/>
            <w:vAlign w:val="center"/>
          </w:tcPr>
          <w:p w14:paraId="5EC231CC" w14:textId="621362F4" w:rsidR="00545DC3" w:rsidRDefault="00545DC3" w:rsidP="00736995">
            <w:pPr>
              <w:jc w:val="center"/>
            </w:pPr>
            <w:r w:rsidRPr="00736995">
              <w:rPr>
                <w:noProof/>
              </w:rPr>
              <w:drawing>
                <wp:inline distT="0" distB="0" distL="0" distR="0" wp14:anchorId="1CC80635" wp14:editId="60CA2975">
                  <wp:extent cx="1032573" cy="1041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057173" cy="1066210"/>
                          </a:xfrm>
                          <a:prstGeom prst="rect">
                            <a:avLst/>
                          </a:prstGeom>
                        </pic:spPr>
                      </pic:pic>
                    </a:graphicData>
                  </a:graphic>
                </wp:inline>
              </w:drawing>
            </w:r>
          </w:p>
        </w:tc>
      </w:tr>
      <w:tr w:rsidR="00545DC3" w14:paraId="067E0D7C" w14:textId="78905E26" w:rsidTr="00545DC3">
        <w:tc>
          <w:tcPr>
            <w:tcW w:w="1761" w:type="dxa"/>
            <w:vAlign w:val="center"/>
          </w:tcPr>
          <w:p w14:paraId="54CCC18E" w14:textId="284932D9" w:rsidR="00545DC3" w:rsidRDefault="00545DC3" w:rsidP="00736995">
            <w:pPr>
              <w:jc w:val="center"/>
            </w:pPr>
            <w:r w:rsidRPr="001B159F">
              <w:rPr>
                <w:noProof/>
              </w:rPr>
              <w:drawing>
                <wp:inline distT="0" distB="0" distL="0" distR="0" wp14:anchorId="1B3077BD" wp14:editId="32442D32">
                  <wp:extent cx="1064895" cy="1060390"/>
                  <wp:effectExtent l="0" t="0" r="1905" b="6985"/>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85267" cy="1080676"/>
                          </a:xfrm>
                          <a:prstGeom prst="rect">
                            <a:avLst/>
                          </a:prstGeom>
                        </pic:spPr>
                      </pic:pic>
                    </a:graphicData>
                  </a:graphic>
                </wp:inline>
              </w:drawing>
            </w:r>
          </w:p>
        </w:tc>
        <w:tc>
          <w:tcPr>
            <w:tcW w:w="1661" w:type="dxa"/>
            <w:vAlign w:val="center"/>
          </w:tcPr>
          <w:p w14:paraId="4E2A53B4" w14:textId="7F89ED40" w:rsidR="00545DC3" w:rsidRDefault="00545DC3" w:rsidP="00736995">
            <w:pPr>
              <w:jc w:val="center"/>
            </w:pPr>
            <w:r w:rsidRPr="001B159F">
              <w:rPr>
                <w:noProof/>
              </w:rPr>
              <w:drawing>
                <wp:inline distT="0" distB="0" distL="0" distR="0" wp14:anchorId="695F9F84" wp14:editId="3C00CAE1">
                  <wp:extent cx="1058545" cy="1063209"/>
                  <wp:effectExtent l="0" t="0" r="8255" b="3810"/>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069970" cy="1074684"/>
                          </a:xfrm>
                          <a:prstGeom prst="rect">
                            <a:avLst/>
                          </a:prstGeom>
                        </pic:spPr>
                      </pic:pic>
                    </a:graphicData>
                  </a:graphic>
                </wp:inline>
              </w:drawing>
            </w:r>
          </w:p>
        </w:tc>
        <w:tc>
          <w:tcPr>
            <w:tcW w:w="1663" w:type="dxa"/>
            <w:vAlign w:val="center"/>
          </w:tcPr>
          <w:p w14:paraId="48DA088A" w14:textId="2CB1071A" w:rsidR="00545DC3" w:rsidRDefault="00545DC3" w:rsidP="00736995">
            <w:pPr>
              <w:jc w:val="center"/>
            </w:pPr>
            <w:r w:rsidRPr="001B159F">
              <w:rPr>
                <w:noProof/>
              </w:rPr>
              <w:drawing>
                <wp:inline distT="0" distB="0" distL="0" distR="0" wp14:anchorId="1E6A4A23" wp14:editId="7460CCDA">
                  <wp:extent cx="1060450" cy="1066079"/>
                  <wp:effectExtent l="0" t="0" r="6350" b="1270"/>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078190" cy="1083913"/>
                          </a:xfrm>
                          <a:prstGeom prst="rect">
                            <a:avLst/>
                          </a:prstGeom>
                        </pic:spPr>
                      </pic:pic>
                    </a:graphicData>
                  </a:graphic>
                </wp:inline>
              </w:drawing>
            </w:r>
          </w:p>
        </w:tc>
        <w:tc>
          <w:tcPr>
            <w:tcW w:w="1640" w:type="dxa"/>
            <w:vAlign w:val="center"/>
          </w:tcPr>
          <w:p w14:paraId="6F868267" w14:textId="32BA3DAC" w:rsidR="00545DC3" w:rsidRDefault="00545DC3" w:rsidP="00736995">
            <w:pPr>
              <w:jc w:val="center"/>
            </w:pPr>
            <w:r w:rsidRPr="00736995">
              <w:rPr>
                <w:noProof/>
              </w:rPr>
              <w:drawing>
                <wp:inline distT="0" distB="0" distL="0" distR="0" wp14:anchorId="2DDCB70B" wp14:editId="774011CC">
                  <wp:extent cx="1047225" cy="103505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057048" cy="1044759"/>
                          </a:xfrm>
                          <a:prstGeom prst="rect">
                            <a:avLst/>
                          </a:prstGeom>
                        </pic:spPr>
                      </pic:pic>
                    </a:graphicData>
                  </a:graphic>
                </wp:inline>
              </w:drawing>
            </w:r>
          </w:p>
        </w:tc>
        <w:tc>
          <w:tcPr>
            <w:tcW w:w="2630" w:type="dxa"/>
            <w:vAlign w:val="center"/>
          </w:tcPr>
          <w:p w14:paraId="16459551" w14:textId="7651A388" w:rsidR="00545DC3" w:rsidRDefault="00545DC3" w:rsidP="00736995">
            <w:pPr>
              <w:jc w:val="center"/>
            </w:pPr>
            <w:r w:rsidRPr="00736995">
              <w:rPr>
                <w:noProof/>
              </w:rPr>
              <w:drawing>
                <wp:inline distT="0" distB="0" distL="0" distR="0" wp14:anchorId="34FB9A68" wp14:editId="48D88FDF">
                  <wp:extent cx="1035050" cy="102628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042456" cy="1033623"/>
                          </a:xfrm>
                          <a:prstGeom prst="rect">
                            <a:avLst/>
                          </a:prstGeom>
                        </pic:spPr>
                      </pic:pic>
                    </a:graphicData>
                  </a:graphic>
                </wp:inline>
              </w:drawing>
            </w:r>
          </w:p>
        </w:tc>
      </w:tr>
      <w:tr w:rsidR="00545DC3" w14:paraId="7DE71A49" w14:textId="17E6D7C5" w:rsidTr="00545DC3">
        <w:tc>
          <w:tcPr>
            <w:tcW w:w="1761" w:type="dxa"/>
          </w:tcPr>
          <w:p w14:paraId="2CD80558" w14:textId="2C9F08BD" w:rsidR="00545DC3" w:rsidRDefault="00545DC3" w:rsidP="00736995">
            <w:pPr>
              <w:pStyle w:val="a7"/>
            </w:pPr>
            <w:r>
              <w:t>NIAP image</w:t>
            </w:r>
          </w:p>
        </w:tc>
        <w:tc>
          <w:tcPr>
            <w:tcW w:w="1661" w:type="dxa"/>
          </w:tcPr>
          <w:p w14:paraId="7651DCC1" w14:textId="535808E2" w:rsidR="00545DC3" w:rsidRDefault="00545DC3" w:rsidP="00736995">
            <w:pPr>
              <w:pStyle w:val="a7"/>
            </w:pPr>
            <w:proofErr w:type="spellStart"/>
            <w:r>
              <w:t>GroundTruth</w:t>
            </w:r>
            <w:proofErr w:type="spellEnd"/>
            <w:r>
              <w:t xml:space="preserve"> image</w:t>
            </w:r>
          </w:p>
        </w:tc>
        <w:tc>
          <w:tcPr>
            <w:tcW w:w="1663" w:type="dxa"/>
          </w:tcPr>
          <w:p w14:paraId="3D8EC582" w14:textId="0BFF4710" w:rsidR="00545DC3" w:rsidRDefault="00545DC3" w:rsidP="00736995">
            <w:pPr>
              <w:pStyle w:val="a7"/>
            </w:pPr>
            <w:r>
              <w:t>(C) NLCD image</w:t>
            </w:r>
          </w:p>
        </w:tc>
        <w:tc>
          <w:tcPr>
            <w:tcW w:w="1640" w:type="dxa"/>
          </w:tcPr>
          <w:p w14:paraId="293BED8F" w14:textId="7CE24192" w:rsidR="00545DC3" w:rsidRDefault="00545DC3" w:rsidP="00736995">
            <w:pPr>
              <w:pStyle w:val="a7"/>
            </w:pPr>
            <w:r>
              <w:t>(d) 1 layer FCN</w:t>
            </w:r>
          </w:p>
        </w:tc>
        <w:tc>
          <w:tcPr>
            <w:tcW w:w="2630" w:type="dxa"/>
          </w:tcPr>
          <w:p w14:paraId="7B155EE9" w14:textId="45D0E5D2" w:rsidR="00545DC3" w:rsidRDefault="00545DC3" w:rsidP="00736995">
            <w:pPr>
              <w:pStyle w:val="a7"/>
            </w:pPr>
            <w:r>
              <w:t xml:space="preserve">(e) </w:t>
            </w:r>
            <w:proofErr w:type="gramStart"/>
            <w:r>
              <w:t>5 layer</w:t>
            </w:r>
            <w:proofErr w:type="gramEnd"/>
            <w:r>
              <w:t xml:space="preserve"> FCN</w:t>
            </w:r>
          </w:p>
        </w:tc>
      </w:tr>
    </w:tbl>
    <w:p w14:paraId="6915E8AF" w14:textId="047DF7E5" w:rsidR="00586EA3" w:rsidRDefault="00C27047" w:rsidP="00C27047">
      <w:pPr>
        <w:pStyle w:val="a7"/>
      </w:pPr>
      <w:bookmarkStart w:id="333" w:name="_Ref119279194"/>
      <w:r>
        <w:t xml:space="preserve">Figure </w:t>
      </w:r>
      <w:fldSimple w:instr=" SEQ Figure \* ARABIC ">
        <w:r w:rsidR="00005BC1">
          <w:rPr>
            <w:noProof/>
          </w:rPr>
          <w:t>2</w:t>
        </w:r>
      </w:fldSimple>
      <w:bookmarkEnd w:id="333"/>
      <w:r>
        <w:t xml:space="preserve"> </w:t>
      </w:r>
      <w:r w:rsidRPr="00191B08">
        <w:t>Comparison between</w:t>
      </w:r>
      <w:r>
        <w:t xml:space="preserve"> base</w:t>
      </w:r>
      <w:r w:rsidRPr="00191B08">
        <w:t xml:space="preserve"> model </w:t>
      </w:r>
      <w:proofErr w:type="gramStart"/>
      <w:r w:rsidRPr="00191B08">
        <w:t>prediction</w:t>
      </w:r>
      <w:r>
        <w:t>(</w:t>
      </w:r>
      <w:proofErr w:type="gramEnd"/>
      <w:r>
        <w:t>1 layer FCN and 5 layers FCN)</w:t>
      </w:r>
      <w:r w:rsidRPr="00191B08">
        <w:t xml:space="preserve"> and NAIP images, ground truth labels, and NLCD labels</w:t>
      </w:r>
    </w:p>
    <w:p w14:paraId="10C607B1" w14:textId="4FA9ABE9" w:rsidR="00586EA3" w:rsidRDefault="004561EE" w:rsidP="00586EA3">
      <w:r>
        <w:t xml:space="preserve">As can be seen in </w:t>
      </w:r>
      <w:r>
        <w:fldChar w:fldCharType="begin"/>
      </w:r>
      <w:r>
        <w:instrText xml:space="preserve"> REF _Ref119279194 \h </w:instrText>
      </w:r>
      <w:r>
        <w:fldChar w:fldCharType="separate"/>
      </w:r>
      <w:r w:rsidR="00005BC1">
        <w:t xml:space="preserve">Figure </w:t>
      </w:r>
      <w:r w:rsidR="00005BC1">
        <w:rPr>
          <w:noProof/>
        </w:rPr>
        <w:t>2</w:t>
      </w:r>
      <w:r>
        <w:fldChar w:fldCharType="end"/>
      </w:r>
      <w:r>
        <w:t xml:space="preserve">, the 5 layers FCN improved the prediction. However, we can improve the prediction by training this model on the entire dataset rather than just a partition of the training dataset. </w:t>
      </w:r>
    </w:p>
    <w:p w14:paraId="65D3F1F1" w14:textId="152F06E7" w:rsidR="00586EA3" w:rsidRDefault="00DE1F39" w:rsidP="00586EA3">
      <w:r>
        <w:fldChar w:fldCharType="begin"/>
      </w:r>
      <w:r>
        <w:instrText xml:space="preserve"> REF _Ref119279768 \h </w:instrText>
      </w:r>
      <w:r>
        <w:fldChar w:fldCharType="separate"/>
      </w:r>
      <w:r w:rsidR="00005BC1">
        <w:t xml:space="preserve">Figure </w:t>
      </w:r>
      <w:r w:rsidR="00005BC1">
        <w:rPr>
          <w:noProof/>
        </w:rPr>
        <w:t>3</w:t>
      </w:r>
      <w:r>
        <w:fldChar w:fldCharType="end"/>
      </w:r>
      <w:r w:rsidRPr="00DE1F39">
        <w:t xml:space="preserve"> shows the training and test losses and the training </w:t>
      </w:r>
      <w:proofErr w:type="spellStart"/>
      <w:r w:rsidRPr="00DE1F39">
        <w:t>IoU</w:t>
      </w:r>
      <w:proofErr w:type="spellEnd"/>
      <w:r w:rsidRPr="00DE1F39">
        <w:t xml:space="preserve"> scores for the target four classes on each step, not for the gains and losses of the four classes.</w:t>
      </w:r>
    </w:p>
    <w:tbl>
      <w:tblPr>
        <w:tblStyle w:val="a6"/>
        <w:tblW w:w="0" w:type="auto"/>
        <w:tblLook w:val="04A0" w:firstRow="1" w:lastRow="0" w:firstColumn="1" w:lastColumn="0" w:noHBand="0" w:noVBand="1"/>
      </w:tblPr>
      <w:tblGrid>
        <w:gridCol w:w="4595"/>
        <w:gridCol w:w="4755"/>
      </w:tblGrid>
      <w:tr w:rsidR="00174352" w14:paraId="71807970" w14:textId="77777777" w:rsidTr="00DE1F39">
        <w:tc>
          <w:tcPr>
            <w:tcW w:w="4655" w:type="dxa"/>
          </w:tcPr>
          <w:p w14:paraId="06929EC1" w14:textId="1AFF6CFD" w:rsidR="00DE1F39" w:rsidRDefault="00174352" w:rsidP="00586EA3">
            <w:r w:rsidRPr="00174352">
              <w:rPr>
                <w:noProof/>
              </w:rPr>
              <w:lastRenderedPageBreak/>
              <w:drawing>
                <wp:inline distT="0" distB="0" distL="0" distR="0" wp14:anchorId="69FCCBC0" wp14:editId="22217DD6">
                  <wp:extent cx="2779929" cy="791210"/>
                  <wp:effectExtent l="0" t="0" r="1905"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85839" cy="792892"/>
                          </a:xfrm>
                          <a:prstGeom prst="rect">
                            <a:avLst/>
                          </a:prstGeom>
                        </pic:spPr>
                      </pic:pic>
                    </a:graphicData>
                  </a:graphic>
                </wp:inline>
              </w:drawing>
            </w:r>
          </w:p>
        </w:tc>
        <w:tc>
          <w:tcPr>
            <w:tcW w:w="4695" w:type="dxa"/>
          </w:tcPr>
          <w:p w14:paraId="41E10B6F" w14:textId="21FB27FA" w:rsidR="00DE1F39" w:rsidRDefault="00174352" w:rsidP="00586EA3">
            <w:r w:rsidRPr="00174352">
              <w:rPr>
                <w:noProof/>
              </w:rPr>
              <w:drawing>
                <wp:inline distT="0" distB="0" distL="0" distR="0" wp14:anchorId="3B396807" wp14:editId="5CAB79B8">
                  <wp:extent cx="2876550" cy="812871"/>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31915" cy="828516"/>
                          </a:xfrm>
                          <a:prstGeom prst="rect">
                            <a:avLst/>
                          </a:prstGeom>
                        </pic:spPr>
                      </pic:pic>
                    </a:graphicData>
                  </a:graphic>
                </wp:inline>
              </w:drawing>
            </w:r>
          </w:p>
        </w:tc>
      </w:tr>
      <w:tr w:rsidR="00174352" w14:paraId="1DAE1EA1" w14:textId="77777777" w:rsidTr="00DE1F39">
        <w:tc>
          <w:tcPr>
            <w:tcW w:w="4655" w:type="dxa"/>
          </w:tcPr>
          <w:p w14:paraId="68BFAEE7" w14:textId="38D36A0F" w:rsidR="00DE1F39" w:rsidRDefault="00DE1F39" w:rsidP="00DE1F39">
            <w:pPr>
              <w:pStyle w:val="a7"/>
            </w:pPr>
            <w:r w:rsidRPr="001B159F">
              <w:t>(a) the training and test losses</w:t>
            </w:r>
            <w:r>
              <w:t xml:space="preserve"> for 1 layer FCN</w:t>
            </w:r>
          </w:p>
        </w:tc>
        <w:tc>
          <w:tcPr>
            <w:tcW w:w="4695" w:type="dxa"/>
          </w:tcPr>
          <w:p w14:paraId="1CA5BF71" w14:textId="09967C2D" w:rsidR="00DE1F39" w:rsidRDefault="00DE1F39" w:rsidP="00DE1F39">
            <w:pPr>
              <w:pStyle w:val="a7"/>
            </w:pPr>
            <w:r w:rsidRPr="001B159F">
              <w:t xml:space="preserve">(b) the training </w:t>
            </w:r>
            <w:proofErr w:type="spellStart"/>
            <w:r w:rsidRPr="001B159F">
              <w:t>IoU</w:t>
            </w:r>
            <w:proofErr w:type="spellEnd"/>
            <w:r w:rsidRPr="001B159F">
              <w:t xml:space="preserve"> scores for the target four classes</w:t>
            </w:r>
            <w:r>
              <w:t xml:space="preserve"> for 1 layer FCN</w:t>
            </w:r>
          </w:p>
        </w:tc>
      </w:tr>
      <w:tr w:rsidR="00174352" w14:paraId="1206C32B" w14:textId="77777777" w:rsidTr="00DE1F39">
        <w:tc>
          <w:tcPr>
            <w:tcW w:w="4655" w:type="dxa"/>
          </w:tcPr>
          <w:p w14:paraId="3BD9D264" w14:textId="4302C3D8" w:rsidR="00DE1F39" w:rsidRDefault="00174352" w:rsidP="00586EA3">
            <w:r w:rsidRPr="00174352">
              <w:rPr>
                <w:noProof/>
              </w:rPr>
              <w:drawing>
                <wp:inline distT="0" distB="0" distL="0" distR="0" wp14:anchorId="5C1FFC59" wp14:editId="48D60EF3">
                  <wp:extent cx="2766630" cy="762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81619" cy="793671"/>
                          </a:xfrm>
                          <a:prstGeom prst="rect">
                            <a:avLst/>
                          </a:prstGeom>
                        </pic:spPr>
                      </pic:pic>
                    </a:graphicData>
                  </a:graphic>
                </wp:inline>
              </w:drawing>
            </w:r>
          </w:p>
        </w:tc>
        <w:tc>
          <w:tcPr>
            <w:tcW w:w="4695" w:type="dxa"/>
          </w:tcPr>
          <w:p w14:paraId="2E69203E" w14:textId="036EC800" w:rsidR="00DE1F39" w:rsidRDefault="00174352" w:rsidP="00586EA3">
            <w:r w:rsidRPr="00174352">
              <w:rPr>
                <w:noProof/>
              </w:rPr>
              <w:drawing>
                <wp:inline distT="0" distB="0" distL="0" distR="0" wp14:anchorId="4BFB4C1D" wp14:editId="751D2E8E">
                  <wp:extent cx="2882900" cy="830681"/>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06468" cy="837472"/>
                          </a:xfrm>
                          <a:prstGeom prst="rect">
                            <a:avLst/>
                          </a:prstGeom>
                        </pic:spPr>
                      </pic:pic>
                    </a:graphicData>
                  </a:graphic>
                </wp:inline>
              </w:drawing>
            </w:r>
          </w:p>
        </w:tc>
      </w:tr>
      <w:tr w:rsidR="00174352" w14:paraId="7999B62B" w14:textId="77777777" w:rsidTr="00DE1F39">
        <w:tc>
          <w:tcPr>
            <w:tcW w:w="4655" w:type="dxa"/>
          </w:tcPr>
          <w:p w14:paraId="2879F787" w14:textId="03087B49" w:rsidR="00DE1F39" w:rsidRDefault="00DE1F39" w:rsidP="00DE1F39">
            <w:pPr>
              <w:pStyle w:val="a7"/>
            </w:pPr>
            <w:r w:rsidRPr="001B159F">
              <w:t>(a) the training and test losses</w:t>
            </w:r>
            <w:r>
              <w:t xml:space="preserve"> for 5-layesr FCN</w:t>
            </w:r>
          </w:p>
        </w:tc>
        <w:tc>
          <w:tcPr>
            <w:tcW w:w="4695" w:type="dxa"/>
          </w:tcPr>
          <w:p w14:paraId="6A19C4A4" w14:textId="0AC2788D" w:rsidR="00DE1F39" w:rsidRDefault="00DE1F39" w:rsidP="00DE1F39">
            <w:pPr>
              <w:pStyle w:val="a7"/>
            </w:pPr>
            <w:r w:rsidRPr="001B159F">
              <w:t xml:space="preserve">(b) the training </w:t>
            </w:r>
            <w:proofErr w:type="spellStart"/>
            <w:r w:rsidRPr="001B159F">
              <w:t>IoU</w:t>
            </w:r>
            <w:proofErr w:type="spellEnd"/>
            <w:r w:rsidRPr="001B159F">
              <w:t xml:space="preserve"> scores for the target four classes</w:t>
            </w:r>
            <w:r>
              <w:t xml:space="preserve"> for </w:t>
            </w:r>
            <w:proofErr w:type="gramStart"/>
            <w:r>
              <w:t>5 layer</w:t>
            </w:r>
            <w:proofErr w:type="gramEnd"/>
            <w:r>
              <w:t xml:space="preserve"> FCN</w:t>
            </w:r>
          </w:p>
        </w:tc>
      </w:tr>
    </w:tbl>
    <w:p w14:paraId="7FB8EB59" w14:textId="7429AF16" w:rsidR="00DE1F39" w:rsidRDefault="00DE1F39" w:rsidP="00586EA3"/>
    <w:p w14:paraId="7E2EE5A3" w14:textId="44356FE6" w:rsidR="00DE1F39" w:rsidRDefault="00DE1F39" w:rsidP="00DE1F39">
      <w:pPr>
        <w:pStyle w:val="a7"/>
      </w:pPr>
      <w:bookmarkStart w:id="334" w:name="_Ref119279768"/>
      <w:r>
        <w:t xml:space="preserve">Figure </w:t>
      </w:r>
      <w:fldSimple w:instr=" SEQ Figure \* ARABIC ">
        <w:r w:rsidR="00005BC1">
          <w:rPr>
            <w:noProof/>
          </w:rPr>
          <w:t>3</w:t>
        </w:r>
      </w:fldSimple>
      <w:bookmarkEnd w:id="334"/>
      <w:r>
        <w:t xml:space="preserve"> </w:t>
      </w:r>
      <w:r w:rsidRPr="00985B40">
        <w:t xml:space="preserve">The training loss and training </w:t>
      </w:r>
      <w:proofErr w:type="spellStart"/>
      <w:r w:rsidRPr="00985B40">
        <w:t>IoU</w:t>
      </w:r>
      <w:proofErr w:type="spellEnd"/>
      <w:r w:rsidRPr="00985B40">
        <w:t xml:space="preserve"> scores of the </w:t>
      </w:r>
      <w:r>
        <w:t>5</w:t>
      </w:r>
      <w:r w:rsidRPr="00985B40">
        <w:t>-layer FCN</w:t>
      </w:r>
      <w:r>
        <w:t xml:space="preserve"> and 1-layer FCN</w:t>
      </w:r>
      <w:r w:rsidRPr="00985B40">
        <w:t xml:space="preserve"> baseline model on each step</w:t>
      </w:r>
    </w:p>
    <w:p w14:paraId="7E3AA719" w14:textId="7ACFF841" w:rsidR="00586EA3" w:rsidRDefault="00DE1F39" w:rsidP="00586EA3">
      <w:r>
        <w:t xml:space="preserve">As can be seen in this figure, with this model, we decrease the loss and </w:t>
      </w:r>
      <w:proofErr w:type="spellStart"/>
      <w:r>
        <w:t>IoU</w:t>
      </w:r>
      <w:proofErr w:type="spellEnd"/>
      <w:r>
        <w:t xml:space="preserve"> and improve the results. </w:t>
      </w:r>
    </w:p>
    <w:p w14:paraId="6CD41BCD" w14:textId="4117E155" w:rsidR="00586EA3" w:rsidRDefault="00007548" w:rsidP="00007548">
      <w:pPr>
        <w:pStyle w:val="2"/>
      </w:pPr>
      <w:r w:rsidRPr="00007548">
        <w:t xml:space="preserve">U-Net (all </w:t>
      </w:r>
      <w:r w:rsidR="00D15E9A">
        <w:t>datasets</w:t>
      </w:r>
      <w:r w:rsidRPr="00007548">
        <w:t>)</w:t>
      </w:r>
    </w:p>
    <w:p w14:paraId="6327CDC7" w14:textId="5847F451" w:rsidR="00007548" w:rsidRDefault="009C7D35" w:rsidP="00007548">
      <w:r w:rsidRPr="00DB4DD3">
        <w:rPr>
          <w:highlight w:val="red"/>
        </w:rPr>
        <w:t xml:space="preserve">This method is </w:t>
      </w:r>
      <w:proofErr w:type="gramStart"/>
      <w:r w:rsidRPr="00DB4DD3">
        <w:rPr>
          <w:highlight w:val="red"/>
        </w:rPr>
        <w:t>similar to</w:t>
      </w:r>
      <w:proofErr w:type="gramEnd"/>
      <w:r w:rsidRPr="00DB4DD3">
        <w:rPr>
          <w:highlight w:val="red"/>
        </w:rPr>
        <w:t xml:space="preserve"> FCN / all. However, we will use a U-Net family architecture. U-Net is an FCN for image semantic segmentation and consists of encoder and decoder parts connected with skip connections.</w:t>
      </w:r>
      <w:r>
        <w:t xml:space="preserve"> </w:t>
      </w:r>
      <w:r w:rsidR="003661A7" w:rsidRPr="00BC29C9">
        <w:rPr>
          <w:u w:val="single"/>
        </w:rPr>
        <w:t xml:space="preserve">The encoder part </w:t>
      </w:r>
      <w:r w:rsidR="00E713CF" w:rsidRPr="00BC29C9">
        <w:rPr>
          <w:u w:val="single"/>
        </w:rPr>
        <w:t>consists of convolution and</w:t>
      </w:r>
      <w:r w:rsidR="003661A7" w:rsidRPr="00BC29C9">
        <w:rPr>
          <w:u w:val="single"/>
        </w:rPr>
        <w:t xml:space="preserve"> </w:t>
      </w:r>
      <w:proofErr w:type="spellStart"/>
      <w:r w:rsidR="003661A7" w:rsidRPr="00BC29C9">
        <w:rPr>
          <w:u w:val="single"/>
        </w:rPr>
        <w:t>maxpool</w:t>
      </w:r>
      <w:r w:rsidR="00E713CF" w:rsidRPr="00BC29C9">
        <w:rPr>
          <w:u w:val="single"/>
        </w:rPr>
        <w:t>ing</w:t>
      </w:r>
      <w:proofErr w:type="spellEnd"/>
      <w:r w:rsidR="00E713CF" w:rsidRPr="00BC29C9">
        <w:rPr>
          <w:u w:val="single"/>
        </w:rPr>
        <w:t xml:space="preserve"> layers. It learns to classify the object by </w:t>
      </w:r>
      <w:proofErr w:type="spellStart"/>
      <w:r w:rsidR="003661A7" w:rsidRPr="00BC29C9">
        <w:rPr>
          <w:u w:val="single"/>
        </w:rPr>
        <w:t>downsampling</w:t>
      </w:r>
      <w:proofErr w:type="spellEnd"/>
      <w:r w:rsidR="003661A7" w:rsidRPr="00BC29C9">
        <w:rPr>
          <w:u w:val="single"/>
        </w:rPr>
        <w:t xml:space="preserve"> </w:t>
      </w:r>
      <w:r w:rsidR="00E713CF" w:rsidRPr="00BC29C9">
        <w:rPr>
          <w:u w:val="single"/>
        </w:rPr>
        <w:t xml:space="preserve">the </w:t>
      </w:r>
      <w:r w:rsidR="003661A7" w:rsidRPr="00BC29C9">
        <w:rPr>
          <w:u w:val="single"/>
        </w:rPr>
        <w:t>input image into feature representations.</w:t>
      </w:r>
      <w:r w:rsidR="00E713CF" w:rsidRPr="00BC29C9">
        <w:rPr>
          <w:u w:val="single"/>
        </w:rPr>
        <w:t xml:space="preserve"> The decoder part </w:t>
      </w:r>
      <w:r w:rsidR="00BC29C9" w:rsidRPr="00BC29C9">
        <w:rPr>
          <w:u w:val="single"/>
        </w:rPr>
        <w:t xml:space="preserve">replaces convolutional layers with </w:t>
      </w:r>
      <w:proofErr w:type="spellStart"/>
      <w:r w:rsidR="00E713CF" w:rsidRPr="00BC29C9">
        <w:rPr>
          <w:u w:val="single"/>
        </w:rPr>
        <w:t>upsampling</w:t>
      </w:r>
      <w:proofErr w:type="spellEnd"/>
      <w:r w:rsidR="00E713CF" w:rsidRPr="00BC29C9">
        <w:rPr>
          <w:u w:val="single"/>
        </w:rPr>
        <w:t xml:space="preserve"> and concatenation</w:t>
      </w:r>
      <w:r w:rsidR="00BC29C9" w:rsidRPr="00BC29C9">
        <w:rPr>
          <w:u w:val="single"/>
        </w:rPr>
        <w:t xml:space="preserve"> layers</w:t>
      </w:r>
      <w:r w:rsidR="00E713CF" w:rsidRPr="00BC29C9">
        <w:rPr>
          <w:u w:val="single"/>
        </w:rPr>
        <w:t xml:space="preserve"> and </w:t>
      </w:r>
      <w:r w:rsidR="00BC29C9" w:rsidRPr="00BC29C9">
        <w:rPr>
          <w:u w:val="single"/>
        </w:rPr>
        <w:t xml:space="preserve">learns to </w:t>
      </w:r>
      <w:r w:rsidR="00E713CF" w:rsidRPr="00BC29C9">
        <w:rPr>
          <w:u w:val="single"/>
        </w:rPr>
        <w:t xml:space="preserve">semantically </w:t>
      </w:r>
      <w:r w:rsidR="00BC29C9" w:rsidRPr="00BC29C9">
        <w:rPr>
          <w:u w:val="single"/>
        </w:rPr>
        <w:t>increases the resolution of the previous outputs</w:t>
      </w:r>
      <w:r w:rsidR="00BC29C9" w:rsidRPr="00397D57">
        <w:rPr>
          <w:u w:val="single"/>
        </w:rPr>
        <w:t>.</w:t>
      </w:r>
      <w:r w:rsidR="00397D57" w:rsidRPr="00397D57">
        <w:rPr>
          <w:u w:val="single"/>
        </w:rPr>
        <w:t xml:space="preserve"> Developed originally for biomedical image </w:t>
      </w:r>
      <w:proofErr w:type="spellStart"/>
      <w:r w:rsidR="00397D57" w:rsidRPr="00397D57">
        <w:rPr>
          <w:u w:val="single"/>
        </w:rPr>
        <w:t>sementation</w:t>
      </w:r>
      <w:proofErr w:type="spellEnd"/>
      <w:r w:rsidR="00397D57" w:rsidRPr="00397D57">
        <w:rPr>
          <w:u w:val="single"/>
        </w:rPr>
        <w:t xml:space="preserve"> tasks, it is now widely adopted for being more precise and requiring less training data than vanilla FCN models. In our case…</w:t>
      </w:r>
    </w:p>
    <w:p w14:paraId="00B3ABFE" w14:textId="4D3DA69C" w:rsidR="00D96704" w:rsidRDefault="002F5D1D" w:rsidP="00007548">
      <w:r>
        <w:fldChar w:fldCharType="begin"/>
      </w:r>
      <w:r>
        <w:instrText xml:space="preserve"> REF _Ref119279768 \h </w:instrText>
      </w:r>
      <w:r>
        <w:fldChar w:fldCharType="separate"/>
      </w:r>
      <w:r w:rsidR="00005BC1">
        <w:t xml:space="preserve">Figure </w:t>
      </w:r>
      <w:r w:rsidR="00005BC1">
        <w:rPr>
          <w:noProof/>
        </w:rPr>
        <w:t>3</w:t>
      </w:r>
      <w:r>
        <w:fldChar w:fldCharType="end"/>
      </w:r>
      <w:r>
        <w:t xml:space="preserve"> shows the average result of </w:t>
      </w:r>
      <w:proofErr w:type="spellStart"/>
      <w:r>
        <w:t>IoU</w:t>
      </w:r>
      <w:proofErr w:type="spellEnd"/>
      <w:r>
        <w:t xml:space="preserve"> for this model. As can be seen this model……</w:t>
      </w:r>
    </w:p>
    <w:tbl>
      <w:tblPr>
        <w:tblStyle w:val="a6"/>
        <w:tblW w:w="0" w:type="auto"/>
        <w:tblLook w:val="04A0" w:firstRow="1" w:lastRow="0" w:firstColumn="1" w:lastColumn="0" w:noHBand="0" w:noVBand="1"/>
      </w:tblPr>
      <w:tblGrid>
        <w:gridCol w:w="1899"/>
        <w:gridCol w:w="1868"/>
        <w:gridCol w:w="1868"/>
        <w:gridCol w:w="1876"/>
        <w:gridCol w:w="1839"/>
      </w:tblGrid>
      <w:tr w:rsidR="00D96704" w14:paraId="2FEC3CEB" w14:textId="77777777" w:rsidTr="0073152D">
        <w:tc>
          <w:tcPr>
            <w:tcW w:w="1870" w:type="dxa"/>
          </w:tcPr>
          <w:p w14:paraId="74B1C319" w14:textId="1DF8E874" w:rsidR="00D96704" w:rsidRDefault="00545DC3" w:rsidP="0073152D">
            <w:r w:rsidRPr="001B159F">
              <w:rPr>
                <w:noProof/>
              </w:rPr>
              <w:drawing>
                <wp:inline distT="0" distB="0" distL="0" distR="0" wp14:anchorId="70FA6209" wp14:editId="508FE070">
                  <wp:extent cx="1083974" cy="1085850"/>
                  <wp:effectExtent l="0" t="0" r="1905" b="0"/>
                  <wp:docPr id="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098130" cy="1100031"/>
                          </a:xfrm>
                          <a:prstGeom prst="rect">
                            <a:avLst/>
                          </a:prstGeom>
                        </pic:spPr>
                      </pic:pic>
                    </a:graphicData>
                  </a:graphic>
                </wp:inline>
              </w:drawing>
            </w:r>
          </w:p>
        </w:tc>
        <w:tc>
          <w:tcPr>
            <w:tcW w:w="1870" w:type="dxa"/>
          </w:tcPr>
          <w:p w14:paraId="62968580" w14:textId="58CD4491" w:rsidR="00D96704" w:rsidRDefault="00545DC3" w:rsidP="0073152D">
            <w:r w:rsidRPr="001B159F">
              <w:rPr>
                <w:noProof/>
              </w:rPr>
              <w:drawing>
                <wp:inline distT="0" distB="0" distL="0" distR="0" wp14:anchorId="55CC5241" wp14:editId="1A7C70D1">
                  <wp:extent cx="1058900" cy="1060450"/>
                  <wp:effectExtent l="0" t="0" r="8255" b="6350"/>
                  <wp:docPr id="10"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83942" cy="1085529"/>
                          </a:xfrm>
                          <a:prstGeom prst="rect">
                            <a:avLst/>
                          </a:prstGeom>
                        </pic:spPr>
                      </pic:pic>
                    </a:graphicData>
                  </a:graphic>
                </wp:inline>
              </w:drawing>
            </w:r>
          </w:p>
        </w:tc>
        <w:tc>
          <w:tcPr>
            <w:tcW w:w="1870" w:type="dxa"/>
          </w:tcPr>
          <w:p w14:paraId="438C5D3C" w14:textId="3E6A3AD9" w:rsidR="00D96704" w:rsidRDefault="00545DC3" w:rsidP="0073152D">
            <w:r w:rsidRPr="001B159F">
              <w:rPr>
                <w:noProof/>
              </w:rPr>
              <w:drawing>
                <wp:inline distT="0" distB="0" distL="0" distR="0" wp14:anchorId="0C606150" wp14:editId="688202AA">
                  <wp:extent cx="1051457" cy="1047750"/>
                  <wp:effectExtent l="0" t="0" r="0" b="0"/>
                  <wp:docPr id="1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083152" cy="1079333"/>
                          </a:xfrm>
                          <a:prstGeom prst="rect">
                            <a:avLst/>
                          </a:prstGeom>
                        </pic:spPr>
                      </pic:pic>
                    </a:graphicData>
                  </a:graphic>
                </wp:inline>
              </w:drawing>
            </w:r>
          </w:p>
        </w:tc>
        <w:tc>
          <w:tcPr>
            <w:tcW w:w="1870" w:type="dxa"/>
          </w:tcPr>
          <w:p w14:paraId="7AE1A98D" w14:textId="7B2670BD" w:rsidR="00D96704" w:rsidRDefault="00545DC3" w:rsidP="0073152D">
            <w:r w:rsidRPr="00736995">
              <w:rPr>
                <w:noProof/>
              </w:rPr>
              <w:drawing>
                <wp:inline distT="0" distB="0" distL="0" distR="0" wp14:anchorId="0CBFEE69" wp14:editId="39080EBD">
                  <wp:extent cx="1071880" cy="10718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071935" cy="1071935"/>
                          </a:xfrm>
                          <a:prstGeom prst="rect">
                            <a:avLst/>
                          </a:prstGeom>
                        </pic:spPr>
                      </pic:pic>
                    </a:graphicData>
                  </a:graphic>
                </wp:inline>
              </w:drawing>
            </w:r>
          </w:p>
        </w:tc>
        <w:tc>
          <w:tcPr>
            <w:tcW w:w="1870" w:type="dxa"/>
          </w:tcPr>
          <w:p w14:paraId="3E326F7F" w14:textId="24735A68" w:rsidR="00D96704" w:rsidRDefault="00545DC3" w:rsidP="0073152D">
            <w:r w:rsidRPr="00736995">
              <w:rPr>
                <w:noProof/>
              </w:rPr>
              <w:drawing>
                <wp:inline distT="0" distB="0" distL="0" distR="0" wp14:anchorId="78601E78" wp14:editId="0FCC2B06">
                  <wp:extent cx="1047750" cy="1047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047807" cy="1047807"/>
                          </a:xfrm>
                          <a:prstGeom prst="rect">
                            <a:avLst/>
                          </a:prstGeom>
                        </pic:spPr>
                      </pic:pic>
                    </a:graphicData>
                  </a:graphic>
                </wp:inline>
              </w:drawing>
            </w:r>
          </w:p>
        </w:tc>
      </w:tr>
      <w:tr w:rsidR="00D96704" w14:paraId="55F5B8D0" w14:textId="77777777" w:rsidTr="0073152D">
        <w:tc>
          <w:tcPr>
            <w:tcW w:w="1870" w:type="dxa"/>
          </w:tcPr>
          <w:p w14:paraId="14E9DEC9" w14:textId="02A0DE94" w:rsidR="00D96704" w:rsidRDefault="00545DC3" w:rsidP="0073152D">
            <w:r w:rsidRPr="001B159F">
              <w:rPr>
                <w:noProof/>
              </w:rPr>
              <w:drawing>
                <wp:inline distT="0" distB="0" distL="0" distR="0" wp14:anchorId="70877D59" wp14:editId="18E0B845">
                  <wp:extent cx="1064895" cy="1060390"/>
                  <wp:effectExtent l="0" t="0" r="1905" b="6985"/>
                  <wp:docPr id="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85267" cy="1080676"/>
                          </a:xfrm>
                          <a:prstGeom prst="rect">
                            <a:avLst/>
                          </a:prstGeom>
                        </pic:spPr>
                      </pic:pic>
                    </a:graphicData>
                  </a:graphic>
                </wp:inline>
              </w:drawing>
            </w:r>
          </w:p>
        </w:tc>
        <w:tc>
          <w:tcPr>
            <w:tcW w:w="1870" w:type="dxa"/>
          </w:tcPr>
          <w:p w14:paraId="6B148F92" w14:textId="539812BD" w:rsidR="00D96704" w:rsidRDefault="00545DC3" w:rsidP="0073152D">
            <w:r w:rsidRPr="001B159F">
              <w:rPr>
                <w:noProof/>
              </w:rPr>
              <w:drawing>
                <wp:inline distT="0" distB="0" distL="0" distR="0" wp14:anchorId="0C13CAF5" wp14:editId="6E5DDADD">
                  <wp:extent cx="1058545" cy="1063209"/>
                  <wp:effectExtent l="0" t="0" r="8255" b="3810"/>
                  <wp:docPr id="11"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069970" cy="1074684"/>
                          </a:xfrm>
                          <a:prstGeom prst="rect">
                            <a:avLst/>
                          </a:prstGeom>
                        </pic:spPr>
                      </pic:pic>
                    </a:graphicData>
                  </a:graphic>
                </wp:inline>
              </w:drawing>
            </w:r>
          </w:p>
        </w:tc>
        <w:tc>
          <w:tcPr>
            <w:tcW w:w="1870" w:type="dxa"/>
          </w:tcPr>
          <w:p w14:paraId="0ED4C9FB" w14:textId="453CCC59" w:rsidR="00D96704" w:rsidRDefault="00545DC3" w:rsidP="0073152D">
            <w:r w:rsidRPr="001B159F">
              <w:rPr>
                <w:noProof/>
              </w:rPr>
              <w:drawing>
                <wp:inline distT="0" distB="0" distL="0" distR="0" wp14:anchorId="48785A1C" wp14:editId="4C25AD9A">
                  <wp:extent cx="1060450" cy="1066079"/>
                  <wp:effectExtent l="0" t="0" r="6350" b="1270"/>
                  <wp:docPr id="12"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078190" cy="1083913"/>
                          </a:xfrm>
                          <a:prstGeom prst="rect">
                            <a:avLst/>
                          </a:prstGeom>
                        </pic:spPr>
                      </pic:pic>
                    </a:graphicData>
                  </a:graphic>
                </wp:inline>
              </w:drawing>
            </w:r>
          </w:p>
        </w:tc>
        <w:tc>
          <w:tcPr>
            <w:tcW w:w="1870" w:type="dxa"/>
          </w:tcPr>
          <w:p w14:paraId="14555211" w14:textId="4A3B3EE6" w:rsidR="00D96704" w:rsidRDefault="00545DC3" w:rsidP="0073152D">
            <w:r w:rsidRPr="00736995">
              <w:rPr>
                <w:noProof/>
              </w:rPr>
              <w:drawing>
                <wp:inline distT="0" distB="0" distL="0" distR="0" wp14:anchorId="5DE8CFE6" wp14:editId="73E3BB60">
                  <wp:extent cx="1072281" cy="105981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085770" cy="1073147"/>
                          </a:xfrm>
                          <a:prstGeom prst="rect">
                            <a:avLst/>
                          </a:prstGeom>
                        </pic:spPr>
                      </pic:pic>
                    </a:graphicData>
                  </a:graphic>
                </wp:inline>
              </w:drawing>
            </w:r>
          </w:p>
        </w:tc>
        <w:tc>
          <w:tcPr>
            <w:tcW w:w="1870" w:type="dxa"/>
          </w:tcPr>
          <w:p w14:paraId="283A0C47" w14:textId="11CE0854" w:rsidR="00D96704" w:rsidRDefault="00545DC3" w:rsidP="0073152D">
            <w:r w:rsidRPr="00545DC3">
              <w:rPr>
                <w:noProof/>
              </w:rPr>
              <w:drawing>
                <wp:inline distT="0" distB="0" distL="0" distR="0" wp14:anchorId="28223836" wp14:editId="15C5952E">
                  <wp:extent cx="1047750" cy="1060030"/>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060572" cy="1073003"/>
                          </a:xfrm>
                          <a:prstGeom prst="rect">
                            <a:avLst/>
                          </a:prstGeom>
                        </pic:spPr>
                      </pic:pic>
                    </a:graphicData>
                  </a:graphic>
                </wp:inline>
              </w:drawing>
            </w:r>
          </w:p>
        </w:tc>
      </w:tr>
      <w:tr w:rsidR="00D96704" w14:paraId="65522569" w14:textId="77777777" w:rsidTr="0073152D">
        <w:tc>
          <w:tcPr>
            <w:tcW w:w="1870" w:type="dxa"/>
          </w:tcPr>
          <w:p w14:paraId="4EBFE62B" w14:textId="77777777" w:rsidR="00D96704" w:rsidRDefault="00D96704" w:rsidP="0073152D">
            <w:pPr>
              <w:pStyle w:val="a7"/>
            </w:pPr>
            <w:r>
              <w:t>NIAP image</w:t>
            </w:r>
          </w:p>
        </w:tc>
        <w:tc>
          <w:tcPr>
            <w:tcW w:w="1870" w:type="dxa"/>
          </w:tcPr>
          <w:p w14:paraId="32EDDAF6" w14:textId="77777777" w:rsidR="00D96704" w:rsidRDefault="00D96704" w:rsidP="0073152D">
            <w:pPr>
              <w:pStyle w:val="a7"/>
            </w:pPr>
            <w:proofErr w:type="spellStart"/>
            <w:r>
              <w:t>GroundTruth</w:t>
            </w:r>
            <w:proofErr w:type="spellEnd"/>
            <w:r>
              <w:t xml:space="preserve"> image</w:t>
            </w:r>
          </w:p>
        </w:tc>
        <w:tc>
          <w:tcPr>
            <w:tcW w:w="1870" w:type="dxa"/>
          </w:tcPr>
          <w:p w14:paraId="69F5D2F3" w14:textId="77777777" w:rsidR="00D96704" w:rsidRDefault="00D96704" w:rsidP="0073152D">
            <w:pPr>
              <w:pStyle w:val="a7"/>
            </w:pPr>
            <w:r>
              <w:t>(C) NLCD image</w:t>
            </w:r>
          </w:p>
        </w:tc>
        <w:tc>
          <w:tcPr>
            <w:tcW w:w="1870" w:type="dxa"/>
          </w:tcPr>
          <w:p w14:paraId="16AAAE57" w14:textId="77777777" w:rsidR="00D96704" w:rsidRDefault="00D96704" w:rsidP="0073152D">
            <w:pPr>
              <w:pStyle w:val="a7"/>
            </w:pPr>
            <w:r>
              <w:t>(d) 1 layer FCN</w:t>
            </w:r>
          </w:p>
        </w:tc>
        <w:tc>
          <w:tcPr>
            <w:tcW w:w="1870" w:type="dxa"/>
          </w:tcPr>
          <w:p w14:paraId="2CEEEEF6" w14:textId="0DB2524F" w:rsidR="00D96704" w:rsidRDefault="00D96704" w:rsidP="0073152D">
            <w:pPr>
              <w:pStyle w:val="a7"/>
            </w:pPr>
            <w:r>
              <w:t>(e) U-net</w:t>
            </w:r>
          </w:p>
        </w:tc>
      </w:tr>
    </w:tbl>
    <w:p w14:paraId="193DD8C5" w14:textId="77777777" w:rsidR="00D96704" w:rsidRDefault="00D96704" w:rsidP="00007548"/>
    <w:p w14:paraId="1359B13B" w14:textId="31D59E96" w:rsidR="00241473" w:rsidRDefault="00D96704" w:rsidP="00D96704">
      <w:pPr>
        <w:pStyle w:val="a7"/>
      </w:pPr>
      <w:r>
        <w:t xml:space="preserve">Figure </w:t>
      </w:r>
      <w:fldSimple w:instr=" SEQ Figure \* ARABIC ">
        <w:r w:rsidR="00005BC1">
          <w:rPr>
            <w:noProof/>
          </w:rPr>
          <w:t>4</w:t>
        </w:r>
      </w:fldSimple>
      <w:del w:id="335" w:author="池田 祐樹" w:date="2022-12-09T05:35:00Z">
        <w:r w:rsidRPr="00BD31A1" w:rsidDel="0022149B">
          <w:delText>Figure 2</w:delText>
        </w:r>
      </w:del>
      <w:r w:rsidRPr="00BD31A1">
        <w:t xml:space="preserve"> Comparison between base model </w:t>
      </w:r>
      <w:proofErr w:type="gramStart"/>
      <w:r w:rsidRPr="00BD31A1">
        <w:t>prediction(</w:t>
      </w:r>
      <w:proofErr w:type="gramEnd"/>
      <w:r w:rsidRPr="00BD31A1">
        <w:t xml:space="preserve">1 layer FCN and </w:t>
      </w:r>
      <w:r>
        <w:t>U-net</w:t>
      </w:r>
      <w:r w:rsidRPr="00BD31A1">
        <w:t>) and NAIP images, ground truth labels, and NLCD labels</w:t>
      </w:r>
    </w:p>
    <w:p w14:paraId="06E3B4E5" w14:textId="325847CE" w:rsidR="008D109E" w:rsidRDefault="007B5114" w:rsidP="007B5114">
      <w:r>
        <w:t>Need to explain Figures 4 and 5 after having data according to the result.</w:t>
      </w:r>
    </w:p>
    <w:p w14:paraId="4853C4B6" w14:textId="77777777" w:rsidR="008D109E" w:rsidRDefault="008D109E" w:rsidP="00007548"/>
    <w:tbl>
      <w:tblPr>
        <w:tblStyle w:val="a6"/>
        <w:tblW w:w="0" w:type="auto"/>
        <w:tblLook w:val="04A0" w:firstRow="1" w:lastRow="0" w:firstColumn="1" w:lastColumn="0" w:noHBand="0" w:noVBand="1"/>
      </w:tblPr>
      <w:tblGrid>
        <w:gridCol w:w="4656"/>
        <w:gridCol w:w="4694"/>
      </w:tblGrid>
      <w:tr w:rsidR="00174352" w14:paraId="2BC07A36" w14:textId="77777777" w:rsidTr="0073152D">
        <w:tc>
          <w:tcPr>
            <w:tcW w:w="4655" w:type="dxa"/>
          </w:tcPr>
          <w:p w14:paraId="4CEE09F4" w14:textId="71238BFD" w:rsidR="008D109E" w:rsidRDefault="00174352" w:rsidP="0073152D">
            <w:r w:rsidRPr="00174352">
              <w:rPr>
                <w:noProof/>
              </w:rPr>
              <w:drawing>
                <wp:inline distT="0" distB="0" distL="0" distR="0" wp14:anchorId="7BBE6BE2" wp14:editId="01965410">
                  <wp:extent cx="2779929" cy="791210"/>
                  <wp:effectExtent l="0" t="0" r="1905"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85839" cy="792892"/>
                          </a:xfrm>
                          <a:prstGeom prst="rect">
                            <a:avLst/>
                          </a:prstGeom>
                        </pic:spPr>
                      </pic:pic>
                    </a:graphicData>
                  </a:graphic>
                </wp:inline>
              </w:drawing>
            </w:r>
          </w:p>
        </w:tc>
        <w:tc>
          <w:tcPr>
            <w:tcW w:w="4695" w:type="dxa"/>
          </w:tcPr>
          <w:p w14:paraId="6300AB82" w14:textId="0ADE3126" w:rsidR="008D109E" w:rsidRDefault="00174352" w:rsidP="0073152D">
            <w:r w:rsidRPr="00174352">
              <w:rPr>
                <w:noProof/>
              </w:rPr>
              <w:drawing>
                <wp:inline distT="0" distB="0" distL="0" distR="0" wp14:anchorId="09103DC0" wp14:editId="1196A914">
                  <wp:extent cx="2800350" cy="791338"/>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32823" cy="800514"/>
                          </a:xfrm>
                          <a:prstGeom prst="rect">
                            <a:avLst/>
                          </a:prstGeom>
                        </pic:spPr>
                      </pic:pic>
                    </a:graphicData>
                  </a:graphic>
                </wp:inline>
              </w:drawing>
            </w:r>
          </w:p>
        </w:tc>
      </w:tr>
      <w:tr w:rsidR="00174352" w14:paraId="10117890" w14:textId="77777777" w:rsidTr="0073152D">
        <w:tc>
          <w:tcPr>
            <w:tcW w:w="4655" w:type="dxa"/>
          </w:tcPr>
          <w:p w14:paraId="121D373F" w14:textId="77777777" w:rsidR="008D109E" w:rsidRDefault="008D109E" w:rsidP="0073152D">
            <w:pPr>
              <w:pStyle w:val="a7"/>
            </w:pPr>
            <w:r w:rsidRPr="001B159F">
              <w:t>(a) the training and test losses</w:t>
            </w:r>
            <w:r>
              <w:t xml:space="preserve"> for 1 layer FCN</w:t>
            </w:r>
          </w:p>
        </w:tc>
        <w:tc>
          <w:tcPr>
            <w:tcW w:w="4695" w:type="dxa"/>
          </w:tcPr>
          <w:p w14:paraId="05DD2642" w14:textId="77777777" w:rsidR="008D109E" w:rsidRDefault="008D109E" w:rsidP="0073152D">
            <w:pPr>
              <w:pStyle w:val="a7"/>
            </w:pPr>
            <w:r w:rsidRPr="001B159F">
              <w:t xml:space="preserve">(b) the training </w:t>
            </w:r>
            <w:proofErr w:type="spellStart"/>
            <w:r w:rsidRPr="001B159F">
              <w:t>IoU</w:t>
            </w:r>
            <w:proofErr w:type="spellEnd"/>
            <w:r w:rsidRPr="001B159F">
              <w:t xml:space="preserve"> scores for the target four classes</w:t>
            </w:r>
            <w:r>
              <w:t xml:space="preserve"> for 1 layer FCN</w:t>
            </w:r>
          </w:p>
        </w:tc>
      </w:tr>
      <w:tr w:rsidR="00174352" w14:paraId="1566BA93" w14:textId="77777777" w:rsidTr="0073152D">
        <w:tc>
          <w:tcPr>
            <w:tcW w:w="4655" w:type="dxa"/>
          </w:tcPr>
          <w:p w14:paraId="094AE3D7" w14:textId="078B7EE2" w:rsidR="008D109E" w:rsidRDefault="00174352" w:rsidP="0073152D">
            <w:r w:rsidRPr="00174352">
              <w:rPr>
                <w:noProof/>
              </w:rPr>
              <w:drawing>
                <wp:inline distT="0" distB="0" distL="0" distR="0" wp14:anchorId="0D8F67EA" wp14:editId="3F346F82">
                  <wp:extent cx="2810265" cy="8064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13731" cy="807445"/>
                          </a:xfrm>
                          <a:prstGeom prst="rect">
                            <a:avLst/>
                          </a:prstGeom>
                        </pic:spPr>
                      </pic:pic>
                    </a:graphicData>
                  </a:graphic>
                </wp:inline>
              </w:drawing>
            </w:r>
          </w:p>
        </w:tc>
        <w:tc>
          <w:tcPr>
            <w:tcW w:w="4695" w:type="dxa"/>
          </w:tcPr>
          <w:p w14:paraId="19135313" w14:textId="42AF9240" w:rsidR="008D109E" w:rsidRDefault="00174352" w:rsidP="0073152D">
            <w:r w:rsidRPr="00174352">
              <w:rPr>
                <w:noProof/>
              </w:rPr>
              <w:drawing>
                <wp:inline distT="0" distB="0" distL="0" distR="0" wp14:anchorId="648A7BC3" wp14:editId="4C3A92CC">
                  <wp:extent cx="2833476" cy="806450"/>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44824" cy="809680"/>
                          </a:xfrm>
                          <a:prstGeom prst="rect">
                            <a:avLst/>
                          </a:prstGeom>
                        </pic:spPr>
                      </pic:pic>
                    </a:graphicData>
                  </a:graphic>
                </wp:inline>
              </w:drawing>
            </w:r>
          </w:p>
        </w:tc>
      </w:tr>
      <w:tr w:rsidR="00174352" w14:paraId="1EE397F6" w14:textId="77777777" w:rsidTr="0073152D">
        <w:tc>
          <w:tcPr>
            <w:tcW w:w="4655" w:type="dxa"/>
          </w:tcPr>
          <w:p w14:paraId="2110557F" w14:textId="42416D0A" w:rsidR="008D109E" w:rsidRDefault="008D109E" w:rsidP="0073152D">
            <w:pPr>
              <w:pStyle w:val="a7"/>
            </w:pPr>
            <w:r w:rsidRPr="001B159F">
              <w:t>(a) the training and test losses</w:t>
            </w:r>
            <w:r>
              <w:t xml:space="preserve"> for U-Net</w:t>
            </w:r>
          </w:p>
        </w:tc>
        <w:tc>
          <w:tcPr>
            <w:tcW w:w="4695" w:type="dxa"/>
          </w:tcPr>
          <w:p w14:paraId="0AACB68B" w14:textId="07D9CE9C" w:rsidR="008D109E" w:rsidRDefault="008D109E" w:rsidP="0073152D">
            <w:pPr>
              <w:pStyle w:val="a7"/>
            </w:pPr>
            <w:r w:rsidRPr="001B159F">
              <w:t xml:space="preserve">(b) the training </w:t>
            </w:r>
            <w:proofErr w:type="spellStart"/>
            <w:r w:rsidRPr="001B159F">
              <w:t>IoU</w:t>
            </w:r>
            <w:proofErr w:type="spellEnd"/>
            <w:r w:rsidRPr="001B159F">
              <w:t xml:space="preserve"> scores for the target four classes</w:t>
            </w:r>
            <w:r>
              <w:t xml:space="preserve"> for U-Net</w:t>
            </w:r>
          </w:p>
        </w:tc>
      </w:tr>
    </w:tbl>
    <w:p w14:paraId="5F504F64" w14:textId="0F8ED421" w:rsidR="00241473" w:rsidRDefault="008D109E" w:rsidP="008D109E">
      <w:pPr>
        <w:pStyle w:val="a7"/>
      </w:pPr>
      <w:r>
        <w:t xml:space="preserve">Figure </w:t>
      </w:r>
      <w:fldSimple w:instr=" SEQ Figure \* ARABIC ">
        <w:r w:rsidR="00005BC1">
          <w:rPr>
            <w:noProof/>
          </w:rPr>
          <w:t>5</w:t>
        </w:r>
      </w:fldSimple>
      <w:r>
        <w:t xml:space="preserve"> </w:t>
      </w:r>
      <w:r w:rsidRPr="009758DD">
        <w:t xml:space="preserve">The training loss and training </w:t>
      </w:r>
      <w:proofErr w:type="spellStart"/>
      <w:r w:rsidRPr="009758DD">
        <w:t>IoU</w:t>
      </w:r>
      <w:proofErr w:type="spellEnd"/>
      <w:r w:rsidRPr="009758DD">
        <w:t xml:space="preserve"> scores of the </w:t>
      </w:r>
      <w:r>
        <w:t>U-Net</w:t>
      </w:r>
      <w:r w:rsidRPr="009758DD">
        <w:t xml:space="preserve"> and 1-layer FCN baseline model on each step</w:t>
      </w:r>
    </w:p>
    <w:p w14:paraId="2715CB24" w14:textId="06015C19" w:rsidR="00241473" w:rsidRDefault="00241473" w:rsidP="00007548">
      <w:pPr>
        <w:rPr>
          <w:ins w:id="336" w:author="Anil Bandari" w:date="2022-12-08T11:06:00Z"/>
        </w:rPr>
      </w:pPr>
    </w:p>
    <w:p w14:paraId="0F7F33DF" w14:textId="69851099" w:rsidR="00BD0EF2" w:rsidRDefault="00BD0EF2" w:rsidP="00BD0EF2">
      <w:pPr>
        <w:pStyle w:val="2"/>
        <w:rPr>
          <w:ins w:id="337" w:author="Anil Bandari" w:date="2022-12-08T11:06:00Z"/>
        </w:rPr>
      </w:pPr>
      <w:ins w:id="338" w:author="Anil Bandari" w:date="2022-12-08T11:06:00Z">
        <w:r>
          <w:t>Using Dynamic World labels</w:t>
        </w:r>
      </w:ins>
    </w:p>
    <w:p w14:paraId="021306B1" w14:textId="12F6F9C2" w:rsidR="007F520F" w:rsidRDefault="00A216BD" w:rsidP="00BD0EF2">
      <w:pPr>
        <w:rPr>
          <w:lang w:eastAsia="ja-JP"/>
        </w:rPr>
      </w:pPr>
      <w:r>
        <w:rPr>
          <w:lang w:eastAsia="ja-JP"/>
        </w:rPr>
        <w:t>W</w:t>
      </w:r>
      <w:r w:rsidR="0018442A">
        <w:rPr>
          <w:lang w:eastAsia="ja-JP"/>
        </w:rPr>
        <w:t>e</w:t>
      </w:r>
      <w:r w:rsidR="00ED6A9B">
        <w:rPr>
          <w:lang w:eastAsia="ja-JP"/>
        </w:rPr>
        <w:t xml:space="preserve"> first</w:t>
      </w:r>
      <w:r w:rsidR="0018442A">
        <w:rPr>
          <w:lang w:eastAsia="ja-JP"/>
        </w:rPr>
        <w:t xml:space="preserve"> </w:t>
      </w:r>
      <w:r w:rsidR="00580E29">
        <w:rPr>
          <w:lang w:eastAsia="ja-JP"/>
        </w:rPr>
        <w:t>develop</w:t>
      </w:r>
      <w:r w:rsidR="0018442A">
        <w:rPr>
          <w:lang w:eastAsia="ja-JP"/>
        </w:rPr>
        <w:t xml:space="preserve">ed </w:t>
      </w:r>
      <w:r w:rsidR="00580E29">
        <w:rPr>
          <w:lang w:eastAsia="ja-JP"/>
        </w:rPr>
        <w:t xml:space="preserve">an </w:t>
      </w:r>
      <w:proofErr w:type="spellStart"/>
      <w:r w:rsidR="0018442A">
        <w:rPr>
          <w:lang w:eastAsia="ja-JP"/>
        </w:rPr>
        <w:t>explarotary</w:t>
      </w:r>
      <w:proofErr w:type="spellEnd"/>
      <w:r w:rsidR="0018442A">
        <w:rPr>
          <w:lang w:eastAsia="ja-JP"/>
        </w:rPr>
        <w:t xml:space="preserve"> data analysis on the nature of DW. </w:t>
      </w:r>
      <w:r w:rsidR="00580E29">
        <w:rPr>
          <w:lang w:eastAsia="ja-JP"/>
        </w:rPr>
        <w:t xml:space="preserve">Table </w:t>
      </w:r>
      <w:commentRangeStart w:id="339"/>
      <w:ins w:id="340" w:author="池田 祐樹" w:date="2022-12-17T16:15:00Z">
        <w:r w:rsidR="00822C79" w:rsidRPr="005B2D92">
          <w:rPr>
            <w:lang w:eastAsia="ja-JP"/>
          </w:rPr>
          <w:t>6</w:t>
        </w:r>
        <w:commentRangeEnd w:id="339"/>
        <w:r w:rsidR="00822C79" w:rsidRPr="005B2D92">
          <w:rPr>
            <w:rStyle w:val="ab"/>
          </w:rPr>
          <w:commentReference w:id="339"/>
        </w:r>
      </w:ins>
      <w:del w:id="341" w:author="池田 祐樹" w:date="2022-12-17T16:15:00Z">
        <w:r w:rsidR="00580E29" w:rsidDel="00822C79">
          <w:rPr>
            <w:lang w:eastAsia="ja-JP"/>
          </w:rPr>
          <w:delText>X</w:delText>
        </w:r>
      </w:del>
      <w:r w:rsidR="00580E29">
        <w:rPr>
          <w:lang w:eastAsia="ja-JP"/>
        </w:rPr>
        <w:t xml:space="preserve"> shows </w:t>
      </w:r>
      <w:r w:rsidR="004751BB">
        <w:rPr>
          <w:lang w:eastAsia="ja-JP"/>
        </w:rPr>
        <w:t xml:space="preserve">a </w:t>
      </w:r>
      <w:r w:rsidR="00580E29">
        <w:rPr>
          <w:lang w:eastAsia="ja-JP"/>
        </w:rPr>
        <w:t>comparison of NLCD 2016 and DW 2017 over the total 2250 NAIP</w:t>
      </w:r>
      <w:r w:rsidR="005B430B">
        <w:rPr>
          <w:lang w:eastAsia="ja-JP"/>
        </w:rPr>
        <w:t xml:space="preserve"> 2017</w:t>
      </w:r>
      <w:r w:rsidR="00580E29">
        <w:rPr>
          <w:lang w:eastAsia="ja-JP"/>
        </w:rPr>
        <w:t xml:space="preserve"> images for the state of Maryland. One sees that they are identical in about 80% of all pixels. The major difference is </w:t>
      </w:r>
      <w:r w:rsidR="00AA21C0">
        <w:rPr>
          <w:lang w:eastAsia="ja-JP"/>
        </w:rPr>
        <w:t>9.9</w:t>
      </w:r>
      <w:r w:rsidR="00580E29">
        <w:rPr>
          <w:lang w:eastAsia="ja-JP"/>
        </w:rPr>
        <w:t xml:space="preserve">% of all pixels where NLCD is Low Vegetation and DW is Tree Canopy and 3.6% of all pixels where NLCD is Low Vegetation and DW is Impervious. So, </w:t>
      </w:r>
      <w:r w:rsidR="002A2BBC">
        <w:rPr>
          <w:lang w:eastAsia="ja-JP"/>
        </w:rPr>
        <w:t>in general</w:t>
      </w:r>
      <w:r w:rsidR="00492948">
        <w:rPr>
          <w:lang w:eastAsia="ja-JP"/>
        </w:rPr>
        <w:t>,</w:t>
      </w:r>
      <w:r w:rsidR="002A2BBC">
        <w:rPr>
          <w:lang w:eastAsia="ja-JP"/>
        </w:rPr>
        <w:t xml:space="preserve"> </w:t>
      </w:r>
      <w:r w:rsidR="00580E29">
        <w:rPr>
          <w:lang w:eastAsia="ja-JP"/>
        </w:rPr>
        <w:t>NLCD tends to say L</w:t>
      </w:r>
      <w:r w:rsidR="00CE163B">
        <w:rPr>
          <w:lang w:eastAsia="ja-JP"/>
        </w:rPr>
        <w:t xml:space="preserve">ow </w:t>
      </w:r>
      <w:r w:rsidR="00580E29">
        <w:rPr>
          <w:lang w:eastAsia="ja-JP"/>
        </w:rPr>
        <w:t>V</w:t>
      </w:r>
      <w:r w:rsidR="00CE163B">
        <w:rPr>
          <w:lang w:eastAsia="ja-JP"/>
        </w:rPr>
        <w:t>egetation</w:t>
      </w:r>
      <w:r w:rsidR="00580E29">
        <w:rPr>
          <w:lang w:eastAsia="ja-JP"/>
        </w:rPr>
        <w:t xml:space="preserve"> while DW </w:t>
      </w:r>
      <w:r w:rsidR="007F520F">
        <w:rPr>
          <w:lang w:eastAsia="ja-JP"/>
        </w:rPr>
        <w:t>tend</w:t>
      </w:r>
      <w:r w:rsidR="00580E29">
        <w:rPr>
          <w:lang w:eastAsia="ja-JP"/>
        </w:rPr>
        <w:t>s to say T</w:t>
      </w:r>
      <w:r w:rsidR="00CE163B">
        <w:rPr>
          <w:lang w:eastAsia="ja-JP"/>
        </w:rPr>
        <w:t xml:space="preserve">ree </w:t>
      </w:r>
      <w:r w:rsidR="00580E29">
        <w:rPr>
          <w:lang w:eastAsia="ja-JP"/>
        </w:rPr>
        <w:t>C</w:t>
      </w:r>
      <w:r w:rsidR="00CE163B">
        <w:rPr>
          <w:lang w:eastAsia="ja-JP"/>
        </w:rPr>
        <w:t>anopy or Impervious</w:t>
      </w:r>
      <w:r w:rsidR="00580E29">
        <w:rPr>
          <w:lang w:eastAsia="ja-JP"/>
        </w:rPr>
        <w:t xml:space="preserve">. </w:t>
      </w:r>
    </w:p>
    <w:p w14:paraId="5F0429DA" w14:textId="0DE9BEE9" w:rsidR="007F520F" w:rsidRPr="00F2067B" w:rsidRDefault="00497C71">
      <w:pPr>
        <w:pStyle w:val="a7"/>
        <w:pPrChange w:id="342" w:author="池田 祐樹" w:date="2022-12-09T05:37:00Z">
          <w:pPr/>
        </w:pPrChange>
      </w:pPr>
      <w:r>
        <w:rPr>
          <w:noProof/>
        </w:rPr>
        <w:drawing>
          <wp:inline distT="0" distB="0" distL="0" distR="0" wp14:anchorId="2B5D9C1C" wp14:editId="4AEEDD3E">
            <wp:extent cx="2294466" cy="1861067"/>
            <wp:effectExtent l="0" t="0" r="0" b="6350"/>
            <wp:docPr id="41"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07143" cy="1871350"/>
                    </a:xfrm>
                    <a:prstGeom prst="rect">
                      <a:avLst/>
                    </a:prstGeom>
                  </pic:spPr>
                </pic:pic>
              </a:graphicData>
            </a:graphic>
          </wp:inline>
        </w:drawing>
      </w:r>
      <w:r w:rsidR="00F2067B">
        <w:rPr>
          <w:lang w:eastAsia="ja-JP"/>
        </w:rPr>
        <w:br/>
      </w:r>
      <w:r w:rsidR="0022149B">
        <w:t>T</w:t>
      </w:r>
      <w:del w:id="343" w:author="池田 祐樹" w:date="2022-12-09T05:38:00Z">
        <w:r w:rsidR="0022149B" w:rsidDel="0022149B">
          <w:delText xml:space="preserve">able </w:delText>
        </w:r>
      </w:del>
      <w:del w:id="344" w:author="池田 祐樹" w:date="2022-12-09T05:36:00Z">
        <w:r w:rsidR="0022149B" w:rsidDel="0022149B">
          <w:fldChar w:fldCharType="begin"/>
        </w:r>
        <w:r w:rsidR="0022149B" w:rsidDel="0022149B">
          <w:delInstrText xml:space="preserve"> SEQ Table \* ARABIC </w:delInstrText>
        </w:r>
        <w:r w:rsidR="0022149B" w:rsidDel="0022149B">
          <w:fldChar w:fldCharType="separate"/>
        </w:r>
        <w:r w:rsidR="0022149B" w:rsidDel="0022149B">
          <w:rPr>
            <w:noProof/>
          </w:rPr>
          <w:delText>5</w:delText>
        </w:r>
        <w:r w:rsidR="0022149B" w:rsidDel="0022149B">
          <w:rPr>
            <w:noProof/>
          </w:rPr>
          <w:fldChar w:fldCharType="end"/>
        </w:r>
        <w:r w:rsidR="00F2067B" w:rsidDel="0022149B">
          <w:delText xml:space="preserve"> </w:delText>
        </w:r>
      </w:del>
      <w:ins w:id="345" w:author="池田 祐樹" w:date="2022-12-09T05:37:00Z">
        <w:r w:rsidR="0022149B">
          <w:t xml:space="preserve">able </w:t>
        </w:r>
        <w:r w:rsidR="0022149B">
          <w:fldChar w:fldCharType="begin"/>
        </w:r>
        <w:r w:rsidR="0022149B">
          <w:instrText xml:space="preserve"> SEQ Table \* ARABIC </w:instrText>
        </w:r>
      </w:ins>
      <w:r w:rsidR="0022149B">
        <w:fldChar w:fldCharType="separate"/>
      </w:r>
      <w:ins w:id="346" w:author="池田 祐樹" w:date="2022-12-17T16:51:00Z">
        <w:r w:rsidR="00005BC1">
          <w:rPr>
            <w:noProof/>
          </w:rPr>
          <w:t>6</w:t>
        </w:r>
      </w:ins>
      <w:ins w:id="347" w:author="池田 祐樹" w:date="2022-12-09T05:37:00Z">
        <w:r w:rsidR="0022149B">
          <w:fldChar w:fldCharType="end"/>
        </w:r>
      </w:ins>
      <w:ins w:id="348" w:author="池田 祐樹" w:date="2022-12-09T05:36:00Z">
        <w:r w:rsidR="0022149B">
          <w:t xml:space="preserve"> </w:t>
        </w:r>
      </w:ins>
      <w:r w:rsidR="00F2067B" w:rsidRPr="00F2067B">
        <w:t>Comparison of NLCD (2016) and Dynamic World label (2017) over total 2250 NAIP</w:t>
      </w:r>
      <w:ins w:id="349" w:author="池田 祐樹" w:date="2022-12-17T16:22:00Z">
        <w:r w:rsidR="00E61361">
          <w:t xml:space="preserve"> </w:t>
        </w:r>
        <w:r w:rsidR="00280E0A">
          <w:t>(</w:t>
        </w:r>
        <w:r w:rsidR="00E61361">
          <w:t>2017</w:t>
        </w:r>
        <w:r w:rsidR="00280E0A">
          <w:t>)</w:t>
        </w:r>
      </w:ins>
      <w:r w:rsidR="00F2067B" w:rsidRPr="00F2067B">
        <w:t xml:space="preserve"> images</w:t>
      </w:r>
      <w:r w:rsidR="00910DFA">
        <w:t>.</w:t>
      </w:r>
      <w:r w:rsidR="00910DFA">
        <w:br/>
        <w:t>Sum of the diagonal element</w:t>
      </w:r>
      <w:r w:rsidR="00E45605">
        <w:t>s</w:t>
      </w:r>
      <w:r w:rsidR="00910DFA">
        <w:t xml:space="preserve"> is 81.90%</w:t>
      </w:r>
    </w:p>
    <w:p w14:paraId="55BFC500" w14:textId="060336F3" w:rsidR="00580E29" w:rsidRDefault="00580E29" w:rsidP="00BD0EF2">
      <w:pPr>
        <w:rPr>
          <w:lang w:eastAsia="ja-JP"/>
        </w:rPr>
      </w:pPr>
      <w:r>
        <w:rPr>
          <w:lang w:eastAsia="ja-JP"/>
        </w:rPr>
        <w:lastRenderedPageBreak/>
        <w:t xml:space="preserve">Figure </w:t>
      </w:r>
      <w:commentRangeStart w:id="350"/>
      <w:ins w:id="351" w:author="池田 祐樹" w:date="2022-12-17T16:16:00Z">
        <w:r w:rsidR="00822C79">
          <w:rPr>
            <w:lang w:eastAsia="ja-JP"/>
          </w:rPr>
          <w:t>6</w:t>
        </w:r>
        <w:commentRangeEnd w:id="350"/>
        <w:r w:rsidR="00822C79">
          <w:rPr>
            <w:rStyle w:val="ab"/>
          </w:rPr>
          <w:commentReference w:id="350"/>
        </w:r>
      </w:ins>
      <w:del w:id="352" w:author="池田 祐樹" w:date="2022-12-17T16:16:00Z">
        <w:r w:rsidDel="00822C79">
          <w:rPr>
            <w:lang w:eastAsia="ja-JP"/>
          </w:rPr>
          <w:delText>X</w:delText>
        </w:r>
      </w:del>
      <w:r>
        <w:rPr>
          <w:lang w:eastAsia="ja-JP"/>
        </w:rPr>
        <w:t xml:space="preserve"> shows a comparison of NLCD and DW for one sample NAIP image (id = 3716). Only in this figure, Tree Canopy is colored by blue</w:t>
      </w:r>
      <w:r w:rsidR="00CE163B">
        <w:rPr>
          <w:lang w:eastAsia="ja-JP"/>
        </w:rPr>
        <w:t>,</w:t>
      </w:r>
      <w:r>
        <w:rPr>
          <w:lang w:eastAsia="ja-JP"/>
        </w:rPr>
        <w:t xml:space="preserve"> and pixels where NLCD and DW are identical are colored by black for improving the visibility.</w:t>
      </w:r>
      <w:r w:rsidR="00CE163B">
        <w:rPr>
          <w:lang w:eastAsia="ja-JP"/>
        </w:rPr>
        <w:t xml:space="preserve"> One can see from the figure that NLCD and DW are different mainly in pixels of edges of a land cover class (</w:t>
      </w:r>
      <w:proofErr w:type="gramStart"/>
      <w:r w:rsidR="00CE163B">
        <w:rPr>
          <w:lang w:eastAsia="ja-JP"/>
        </w:rPr>
        <w:t>e.g.</w:t>
      </w:r>
      <w:proofErr w:type="gramEnd"/>
      <w:r w:rsidR="00CE163B">
        <w:rPr>
          <w:lang w:eastAsia="ja-JP"/>
        </w:rPr>
        <w:t xml:space="preserve"> Low Vegetation) or along roads.</w:t>
      </w:r>
    </w:p>
    <w:p w14:paraId="242FEAE5" w14:textId="4BB1A4F6" w:rsidR="00CE163B" w:rsidRPr="0022149B" w:rsidRDefault="00CE163B">
      <w:pPr>
        <w:pStyle w:val="a7"/>
        <w:rPr>
          <w:lang w:eastAsia="ja-JP"/>
        </w:rPr>
        <w:pPrChange w:id="353" w:author="池田 祐樹" w:date="2022-12-09T05:37:00Z">
          <w:pPr/>
        </w:pPrChange>
      </w:pPr>
      <w:r>
        <w:rPr>
          <w:noProof/>
        </w:rPr>
        <w:drawing>
          <wp:inline distT="0" distB="0" distL="0" distR="0" wp14:anchorId="27316148" wp14:editId="69DC068B">
            <wp:extent cx="2705433" cy="2732314"/>
            <wp:effectExtent l="0" t="0" r="0" b="0"/>
            <wp:docPr id="38" nam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20086" cy="2747113"/>
                    </a:xfrm>
                    <a:prstGeom prst="rect">
                      <a:avLst/>
                    </a:prstGeom>
                  </pic:spPr>
                </pic:pic>
              </a:graphicData>
            </a:graphic>
          </wp:inline>
        </w:drawing>
      </w:r>
      <w:r w:rsidRPr="00CE163B">
        <w:t xml:space="preserve"> </w:t>
      </w:r>
      <w:r>
        <w:br/>
      </w:r>
      <w:r w:rsidRPr="0022149B">
        <w:t xml:space="preserve">Figure </w:t>
      </w:r>
      <w:fldSimple w:instr=" SEQ Figure \* ARABIC ">
        <w:ins w:id="354" w:author="池田 祐樹" w:date="2022-12-17T16:51:00Z">
          <w:r w:rsidR="00005BC1">
            <w:rPr>
              <w:noProof/>
            </w:rPr>
            <w:t>6</w:t>
          </w:r>
        </w:ins>
        <w:ins w:id="355" w:author="Anil Bandari" w:date="2022-12-14T11:39:00Z">
          <w:del w:id="356" w:author="池田 祐樹" w:date="2022-12-17T16:26:00Z">
            <w:r w:rsidR="00044858" w:rsidDel="004A7BA6">
              <w:rPr>
                <w:noProof/>
              </w:rPr>
              <w:delText>6</w:delText>
            </w:r>
          </w:del>
        </w:ins>
        <w:del w:id="357" w:author="池田 祐樹" w:date="2022-12-17T16:26:00Z">
          <w:r w:rsidRPr="0022149B" w:rsidDel="004A7BA6">
            <w:rPr>
              <w:noProof/>
            </w:rPr>
            <w:delText>5</w:delText>
          </w:r>
        </w:del>
      </w:fldSimple>
      <w:r w:rsidRPr="0022149B">
        <w:t xml:space="preserve"> Comparison of NLCD (2016), Dynamic World label (2017) and our high-resolution manual label </w:t>
      </w:r>
      <w:r>
        <w:rPr>
          <w:i w:val="0"/>
          <w:iCs w:val="0"/>
        </w:rPr>
        <w:br/>
      </w:r>
      <w:r w:rsidRPr="0022149B">
        <w:t>for NAIP 3716 (2017)</w:t>
      </w:r>
      <w:r w:rsidR="00DE53D6">
        <w:rPr>
          <w:i w:val="0"/>
          <w:iCs w:val="0"/>
        </w:rPr>
        <w:t xml:space="preserve">. To improve the visibility, </w:t>
      </w:r>
      <w:r w:rsidR="00DE53D6" w:rsidRPr="00DE53D6">
        <w:t>Tree Canopy is colored by blue, and pixels where NLCD and DW are identical are colored by black</w:t>
      </w:r>
    </w:p>
    <w:p w14:paraId="67614A3E" w14:textId="44B5DA0C" w:rsidR="00605ACC" w:rsidRDefault="00B27AAB" w:rsidP="00BD0EF2">
      <w:r>
        <w:t>N</w:t>
      </w:r>
      <w:r w:rsidR="00330234">
        <w:t>e</w:t>
      </w:r>
      <w:r>
        <w:t xml:space="preserve">xt, </w:t>
      </w:r>
      <w:r w:rsidR="00605ACC">
        <w:t>we shows a naïve comparison of performance between NLCD and DW</w:t>
      </w:r>
      <w:r w:rsidR="00187D79">
        <w:t xml:space="preserve"> using our manual labels</w:t>
      </w:r>
      <w:r w:rsidR="00605ACC">
        <w:t>. Specifically, we compare</w:t>
      </w:r>
      <w:r w:rsidR="00054C6B">
        <w:t>d</w:t>
      </w:r>
      <w:r w:rsidR="00605ACC">
        <w:t xml:space="preserve"> NLCD 2016 or DW 2017 and our high-resolution manual labels for four NAIP 2017 images and computed </w:t>
      </w:r>
      <w:proofErr w:type="spellStart"/>
      <w:r w:rsidR="00605ACC">
        <w:t>IoUs</w:t>
      </w:r>
      <w:proofErr w:type="spellEnd"/>
      <w:r w:rsidR="00605ACC">
        <w:t xml:space="preserve"> which are shown in </w:t>
      </w:r>
      <w:r w:rsidR="00776FAC">
        <w:t>Table</w:t>
      </w:r>
      <w:r w:rsidR="00605ACC">
        <w:t xml:space="preserve"> </w:t>
      </w:r>
      <w:commentRangeStart w:id="358"/>
      <w:ins w:id="359" w:author="池田 祐樹" w:date="2022-12-17T16:15:00Z">
        <w:r w:rsidR="00822C79">
          <w:t>7</w:t>
        </w:r>
        <w:commentRangeEnd w:id="358"/>
        <w:r w:rsidR="00822C79">
          <w:rPr>
            <w:rStyle w:val="ab"/>
          </w:rPr>
          <w:commentReference w:id="358"/>
        </w:r>
      </w:ins>
      <w:del w:id="360" w:author="池田 祐樹" w:date="2022-12-17T16:15:00Z">
        <w:r w:rsidR="00C74738" w:rsidDel="00822C79">
          <w:delText>X</w:delText>
        </w:r>
      </w:del>
      <w:r w:rsidR="00605ACC">
        <w:t xml:space="preserve">. Note that these </w:t>
      </w:r>
      <w:proofErr w:type="spellStart"/>
      <w:r w:rsidR="00605ACC">
        <w:t>IoUs</w:t>
      </w:r>
      <w:proofErr w:type="spellEnd"/>
      <w:r w:rsidR="00605ACC">
        <w:t xml:space="preserve"> are not </w:t>
      </w:r>
      <w:r w:rsidR="00E92145">
        <w:t>“</w:t>
      </w:r>
      <w:r w:rsidR="00605ACC">
        <w:t>loss/gain</w:t>
      </w:r>
      <w:r w:rsidR="00E92145">
        <w:t>”</w:t>
      </w:r>
      <w:r w:rsidR="00605ACC">
        <w:t xml:space="preserve"> </w:t>
      </w:r>
      <w:proofErr w:type="spellStart"/>
      <w:r w:rsidR="00605ACC">
        <w:t>IoUs</w:t>
      </w:r>
      <w:proofErr w:type="spellEnd"/>
      <w:r w:rsidR="00605ACC">
        <w:t xml:space="preserve"> reported in this paper. One sees that DW is by no means more inferior than NLCD in terms of </w:t>
      </w:r>
      <w:proofErr w:type="spellStart"/>
      <w:r w:rsidR="00605ACC">
        <w:t>IoUs</w:t>
      </w:r>
      <w:proofErr w:type="spellEnd"/>
      <w:r w:rsidR="00605ACC">
        <w:t xml:space="preserve">. This may be at least attributed to the disadvantage of NLCD that </w:t>
      </w:r>
      <w:r w:rsidR="00E92145">
        <w:t>it is</w:t>
      </w:r>
      <w:r w:rsidR="00605ACC">
        <w:t xml:space="preserve"> as of 2016, not 2017. This implies an advantage of DW that </w:t>
      </w:r>
      <w:r w:rsidR="00E92145">
        <w:t>it is</w:t>
      </w:r>
      <w:r w:rsidR="00605ACC">
        <w:t xml:space="preserve"> available for any years (from 2015). For ablation study, comparing with DW for 2016 can be our future task.</w:t>
      </w:r>
    </w:p>
    <w:p w14:paraId="0876DFCE" w14:textId="60ED427B" w:rsidR="00332DFF" w:rsidRDefault="00332DFF">
      <w:pPr>
        <w:pStyle w:val="a7"/>
        <w:pPrChange w:id="361" w:author="池田 祐樹" w:date="2022-12-09T05:40:00Z">
          <w:pPr/>
        </w:pPrChange>
      </w:pPr>
      <w:r>
        <w:rPr>
          <w:noProof/>
        </w:rPr>
        <w:drawing>
          <wp:inline distT="0" distB="0" distL="0" distR="0" wp14:anchorId="0A6A713D" wp14:editId="588BD852">
            <wp:extent cx="1982147" cy="1325880"/>
            <wp:effectExtent l="0" t="0" r="0" b="7620"/>
            <wp:docPr id="42" name="図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013026" cy="1346535"/>
                    </a:xfrm>
                    <a:prstGeom prst="rect">
                      <a:avLst/>
                    </a:prstGeom>
                  </pic:spPr>
                </pic:pic>
              </a:graphicData>
            </a:graphic>
          </wp:inline>
        </w:drawing>
      </w:r>
      <w:r>
        <w:br/>
      </w:r>
      <w:ins w:id="362" w:author="池田 祐樹" w:date="2022-12-09T05:40:00Z">
        <w:r w:rsidR="0022149B">
          <w:t xml:space="preserve">Table </w:t>
        </w:r>
        <w:r w:rsidR="0022149B">
          <w:fldChar w:fldCharType="begin"/>
        </w:r>
        <w:r w:rsidR="0022149B">
          <w:instrText xml:space="preserve"> SEQ Table \* ARABIC </w:instrText>
        </w:r>
      </w:ins>
      <w:r w:rsidR="0022149B">
        <w:fldChar w:fldCharType="separate"/>
      </w:r>
      <w:ins w:id="363" w:author="池田 祐樹" w:date="2022-12-17T16:51:00Z">
        <w:r w:rsidR="00005BC1">
          <w:rPr>
            <w:noProof/>
          </w:rPr>
          <w:t>7</w:t>
        </w:r>
      </w:ins>
      <w:ins w:id="364" w:author="池田 祐樹" w:date="2022-12-09T05:40:00Z">
        <w:r w:rsidR="0022149B">
          <w:fldChar w:fldCharType="end"/>
        </w:r>
      </w:ins>
      <w:del w:id="365" w:author="池田 祐樹" w:date="2022-12-09T05:39:00Z">
        <w:r w:rsidDel="0022149B">
          <w:delText xml:space="preserve">Table </w:delText>
        </w:r>
        <w:r w:rsidDel="0022149B">
          <w:fldChar w:fldCharType="begin"/>
        </w:r>
        <w:r w:rsidDel="0022149B">
          <w:delInstrText xml:space="preserve"> SEQ Table \* ARABIC </w:delInstrText>
        </w:r>
        <w:r w:rsidDel="0022149B">
          <w:fldChar w:fldCharType="separate"/>
        </w:r>
        <w:r w:rsidDel="0022149B">
          <w:rPr>
            <w:noProof/>
          </w:rPr>
          <w:delText>3</w:delText>
        </w:r>
        <w:r w:rsidDel="0022149B">
          <w:rPr>
            <w:noProof/>
          </w:rPr>
          <w:fldChar w:fldCharType="end"/>
        </w:r>
      </w:del>
      <w:r>
        <w:t xml:space="preserve"> </w:t>
      </w:r>
      <w:proofErr w:type="spellStart"/>
      <w:r w:rsidRPr="00332DFF">
        <w:t>IoU</w:t>
      </w:r>
      <w:proofErr w:type="spellEnd"/>
      <w:r w:rsidRPr="00332DFF">
        <w:t xml:space="preserve"> comparison </w:t>
      </w:r>
      <w:r w:rsidR="00961D8E">
        <w:t xml:space="preserve">of NLCD 2016 </w:t>
      </w:r>
      <w:proofErr w:type="spellStart"/>
      <w:r w:rsidR="00961D8E">
        <w:t>andDW</w:t>
      </w:r>
      <w:proofErr w:type="spellEnd"/>
      <w:r w:rsidR="00961D8E">
        <w:t xml:space="preserve"> 2017 for</w:t>
      </w:r>
      <w:r w:rsidRPr="00332DFF">
        <w:t xml:space="preserve"> </w:t>
      </w:r>
      <w:r w:rsidR="00C35AD0">
        <w:t>four</w:t>
      </w:r>
      <w:r w:rsidRPr="00332DFF">
        <w:t xml:space="preserve"> manual ground-truth labels</w:t>
      </w:r>
      <w:r w:rsidR="00257996">
        <w:t xml:space="preserve"> by authors</w:t>
      </w:r>
    </w:p>
    <w:p w14:paraId="7D36EDC4" w14:textId="6860C01E" w:rsidR="00BD0EF2" w:rsidRDefault="00605ACC" w:rsidP="00BD0EF2">
      <w:pPr>
        <w:rPr>
          <w:ins w:id="366" w:author="Anil Bandari" w:date="2022-12-08T12:07:00Z"/>
        </w:rPr>
      </w:pPr>
      <w:r>
        <w:t xml:space="preserve">Finally, </w:t>
      </w:r>
      <w:r w:rsidR="00B27AAB">
        <w:t>w</w:t>
      </w:r>
      <w:ins w:id="367" w:author="Anil Bandari" w:date="2022-12-08T12:04:00Z">
        <w:del w:id="368" w:author="池田 祐樹" w:date="2022-12-08T18:07:00Z">
          <w:r w:rsidR="002D4451" w:rsidDel="00B27AAB">
            <w:delText>W</w:delText>
          </w:r>
        </w:del>
        <w:r w:rsidR="002D4451">
          <w:t xml:space="preserve">e </w:t>
        </w:r>
      </w:ins>
      <w:ins w:id="369" w:author="Anil Bandari" w:date="2022-12-08T12:05:00Z">
        <w:r w:rsidR="002D4451">
          <w:t xml:space="preserve">investigated the performance of models trained on </w:t>
        </w:r>
      </w:ins>
      <w:ins w:id="370" w:author="池田 祐樹" w:date="2022-12-08T19:05:00Z">
        <w:r w:rsidR="009A7540">
          <w:t xml:space="preserve">NAIP 2017 images and </w:t>
        </w:r>
      </w:ins>
      <w:ins w:id="371" w:author="Anil Bandari" w:date="2022-12-08T12:05:00Z">
        <w:r w:rsidR="002D4451">
          <w:t xml:space="preserve">DW </w:t>
        </w:r>
      </w:ins>
      <w:ins w:id="372" w:author="池田 祐樹" w:date="2022-12-08T19:14:00Z">
        <w:r w:rsidR="00410BBA">
          <w:t xml:space="preserve">2017 </w:t>
        </w:r>
      </w:ins>
      <w:ins w:id="373" w:author="Anil Bandari" w:date="2022-12-08T12:05:00Z">
        <w:r w:rsidR="002D4451">
          <w:t xml:space="preserve">labels, </w:t>
        </w:r>
      </w:ins>
      <w:ins w:id="374" w:author="Anil Bandari" w:date="2022-12-08T12:06:00Z">
        <w:r w:rsidR="002D4451">
          <w:t>c</w:t>
        </w:r>
      </w:ins>
      <w:ins w:id="375" w:author="Anil Bandari" w:date="2022-12-08T12:05:00Z">
        <w:r w:rsidR="002D4451">
          <w:t>ompared with</w:t>
        </w:r>
      </w:ins>
      <w:ins w:id="376" w:author="池田 祐樹" w:date="2022-12-08T19:06:00Z">
        <w:r w:rsidR="009A7540">
          <w:t xml:space="preserve"> NAIP 2017 images and</w:t>
        </w:r>
      </w:ins>
      <w:ins w:id="377" w:author="Anil Bandari" w:date="2022-12-08T12:05:00Z">
        <w:r w:rsidR="002D4451">
          <w:t xml:space="preserve"> NLCD</w:t>
        </w:r>
      </w:ins>
      <w:ins w:id="378" w:author="池田 祐樹" w:date="2022-12-08T19:14:00Z">
        <w:r w:rsidR="00410BBA">
          <w:t xml:space="preserve"> 2016</w:t>
        </w:r>
        <w:r w:rsidR="007901C6">
          <w:t xml:space="preserve"> labels</w:t>
        </w:r>
      </w:ins>
      <w:ins w:id="379" w:author="Anil Bandari" w:date="2022-12-08T12:05:00Z">
        <w:r w:rsidR="002D4451">
          <w:t>.</w:t>
        </w:r>
      </w:ins>
      <w:ins w:id="380" w:author="Anil Bandari" w:date="2022-12-08T12:06:00Z">
        <w:r w:rsidR="002D4451">
          <w:t xml:space="preserve"> </w:t>
        </w:r>
      </w:ins>
      <w:ins w:id="381" w:author="Anil Bandari" w:date="2022-12-08T12:07:00Z">
        <w:r w:rsidR="002D4451">
          <w:t xml:space="preserve">Specifically, we compared the following </w:t>
        </w:r>
      </w:ins>
      <w:ins w:id="382" w:author="Anil Bandari" w:date="2022-12-08T12:08:00Z">
        <w:r w:rsidR="002D4451">
          <w:t>f</w:t>
        </w:r>
      </w:ins>
      <w:ins w:id="383" w:author="Anil Bandari" w:date="2022-12-08T12:07:00Z">
        <w:r w:rsidR="002D4451">
          <w:t>our models:</w:t>
        </w:r>
      </w:ins>
    </w:p>
    <w:p w14:paraId="7958EA41" w14:textId="4858B572" w:rsidR="002D4451" w:rsidRDefault="002D4451">
      <w:pPr>
        <w:ind w:firstLineChars="118" w:firstLine="283"/>
        <w:rPr>
          <w:ins w:id="384" w:author="Anil Bandari" w:date="2022-12-08T12:08:00Z"/>
        </w:rPr>
        <w:pPrChange w:id="385" w:author="池田 祐樹" w:date="2022-12-08T19:03:00Z">
          <w:pPr/>
        </w:pPrChange>
      </w:pPr>
      <w:ins w:id="386" w:author="Anil Bandari" w:date="2022-12-08T12:08:00Z">
        <w:r>
          <w:t>1. Model trained on NLCD 2016</w:t>
        </w:r>
      </w:ins>
    </w:p>
    <w:p w14:paraId="461D1C20" w14:textId="06B3F3A8" w:rsidR="002D4451" w:rsidRDefault="002D4451">
      <w:pPr>
        <w:ind w:firstLineChars="118" w:firstLine="283"/>
        <w:rPr>
          <w:ins w:id="387" w:author="Anil Bandari" w:date="2022-12-08T12:08:00Z"/>
        </w:rPr>
        <w:pPrChange w:id="388" w:author="池田 祐樹" w:date="2022-12-08T19:03:00Z">
          <w:pPr/>
        </w:pPrChange>
      </w:pPr>
      <w:ins w:id="389" w:author="Anil Bandari" w:date="2022-12-08T12:08:00Z">
        <w:r>
          <w:lastRenderedPageBreak/>
          <w:t xml:space="preserve">2. </w:t>
        </w:r>
      </w:ins>
      <w:ins w:id="390" w:author="Anil Bandari" w:date="2022-12-08T12:09:00Z">
        <w:r>
          <w:t>Model t</w:t>
        </w:r>
      </w:ins>
      <w:ins w:id="391" w:author="Anil Bandari" w:date="2022-12-08T12:08:00Z">
        <w:r>
          <w:t>rained on</w:t>
        </w:r>
      </w:ins>
      <w:ins w:id="392" w:author="Anil Bandari" w:date="2022-12-08T12:09:00Z">
        <w:r>
          <w:t xml:space="preserve"> DW 2017 hard labels</w:t>
        </w:r>
      </w:ins>
    </w:p>
    <w:p w14:paraId="6AC84F73" w14:textId="2C8E7780" w:rsidR="002D4451" w:rsidRDefault="002D4451">
      <w:pPr>
        <w:ind w:firstLineChars="118" w:firstLine="283"/>
        <w:rPr>
          <w:ins w:id="393" w:author="Anil Bandari" w:date="2022-12-08T12:08:00Z"/>
        </w:rPr>
        <w:pPrChange w:id="394" w:author="池田 祐樹" w:date="2022-12-08T19:03:00Z">
          <w:pPr/>
        </w:pPrChange>
      </w:pPr>
      <w:ins w:id="395" w:author="Anil Bandari" w:date="2022-12-08T12:08:00Z">
        <w:r>
          <w:t>3.</w:t>
        </w:r>
      </w:ins>
      <w:ins w:id="396" w:author="Anil Bandari" w:date="2022-12-08T12:09:00Z">
        <w:r w:rsidRPr="002D4451">
          <w:t xml:space="preserve"> </w:t>
        </w:r>
        <w:r>
          <w:t xml:space="preserve">Model trained on DW 2017 </w:t>
        </w:r>
      </w:ins>
      <w:ins w:id="397" w:author="Anil Bandari" w:date="2022-12-14T11:01:00Z">
        <w:r w:rsidR="003A59DE">
          <w:t>soft</w:t>
        </w:r>
      </w:ins>
      <w:ins w:id="398" w:author="Anil Bandari" w:date="2022-12-08T12:09:00Z">
        <w:r>
          <w:t xml:space="preserve"> labels</w:t>
        </w:r>
      </w:ins>
    </w:p>
    <w:p w14:paraId="2B0C3E9C" w14:textId="4A1ACE50" w:rsidR="002D4451" w:rsidRDefault="002D4451">
      <w:pPr>
        <w:ind w:firstLineChars="118" w:firstLine="283"/>
        <w:rPr>
          <w:ins w:id="399" w:author="Anil Bandari" w:date="2022-12-08T11:06:00Z"/>
        </w:rPr>
        <w:pPrChange w:id="400" w:author="池田 祐樹" w:date="2022-12-08T19:03:00Z">
          <w:pPr/>
        </w:pPrChange>
      </w:pPr>
      <w:ins w:id="401" w:author="Anil Bandari" w:date="2022-12-08T12:08:00Z">
        <w:r>
          <w:t>4.</w:t>
        </w:r>
      </w:ins>
      <w:ins w:id="402" w:author="Anil Bandari" w:date="2022-12-08T12:09:00Z">
        <w:r>
          <w:t xml:space="preserve"> Model average of 1. and 3. </w:t>
        </w:r>
      </w:ins>
      <w:ins w:id="403" w:author="Anil Bandari" w:date="2022-12-08T12:10:00Z">
        <w:r>
          <w:t xml:space="preserve">(taking average </w:t>
        </w:r>
      </w:ins>
      <w:ins w:id="404" w:author="池田 祐樹" w:date="2022-12-08T19:03:00Z">
        <w:r w:rsidR="00100FD2">
          <w:t xml:space="preserve">of </w:t>
        </w:r>
      </w:ins>
      <w:ins w:id="405" w:author="Anil Bandari" w:date="2022-12-08T12:10:00Z">
        <w:r>
          <w:t xml:space="preserve">outputted probability </w:t>
        </w:r>
      </w:ins>
      <w:ins w:id="406" w:author="池田 祐樹" w:date="2022-12-08T19:03:00Z">
        <w:r w:rsidR="00ED7502">
          <w:t>of each model</w:t>
        </w:r>
      </w:ins>
      <w:ins w:id="407" w:author="Anil Bandari" w:date="2022-12-08T12:10:00Z">
        <w:del w:id="408" w:author="池田 祐樹" w:date="2022-12-08T19:03:00Z">
          <w:r w:rsidDel="00ED7502">
            <w:delText>for each class</w:delText>
          </w:r>
        </w:del>
        <w:r>
          <w:t>)</w:t>
        </w:r>
      </w:ins>
    </w:p>
    <w:p w14:paraId="62CFBB17" w14:textId="538FBD82" w:rsidR="00D21FF5" w:rsidRDefault="00661729" w:rsidP="00007548">
      <w:pPr>
        <w:rPr>
          <w:ins w:id="409" w:author="Anil Bandari" w:date="2022-12-08T12:23:00Z"/>
        </w:rPr>
      </w:pPr>
      <w:ins w:id="410" w:author="Anil Bandari" w:date="2022-12-08T12:27:00Z">
        <w:r>
          <w:t xml:space="preserve">Since there are no DW labels for 2013, we trained our models </w:t>
        </w:r>
      </w:ins>
      <w:ins w:id="411" w:author="池田 祐樹" w:date="2022-12-08T19:04:00Z">
        <w:r w:rsidR="004A3994">
          <w:t xml:space="preserve">from 1. to 3. </w:t>
        </w:r>
      </w:ins>
      <w:ins w:id="412" w:author="Anil Bandari" w:date="2022-12-08T12:27:00Z">
        <w:r>
          <w:t xml:space="preserve">using </w:t>
        </w:r>
      </w:ins>
      <w:ins w:id="413" w:author="池田 祐樹" w:date="2022-12-08T19:04:00Z">
        <w:r w:rsidR="00035D59">
          <w:t xml:space="preserve">either </w:t>
        </w:r>
      </w:ins>
      <w:ins w:id="414" w:author="Anil Bandari" w:date="2022-12-08T12:27:00Z">
        <w:r>
          <w:t xml:space="preserve">NLCD 2016 or DW 2017, and apply those models not only for </w:t>
        </w:r>
      </w:ins>
      <w:ins w:id="415" w:author="Anil Bandari" w:date="2022-12-08T12:28:00Z">
        <w:r>
          <w:t xml:space="preserve">NAIP 2017 images but also </w:t>
        </w:r>
      </w:ins>
      <w:ins w:id="416" w:author="Anil Bandari" w:date="2022-12-08T12:27:00Z">
        <w:r>
          <w:t xml:space="preserve">NAIP 2013 </w:t>
        </w:r>
      </w:ins>
      <w:ins w:id="417" w:author="Anil Bandari" w:date="2022-12-08T12:28:00Z">
        <w:r>
          <w:t xml:space="preserve">images </w:t>
        </w:r>
      </w:ins>
      <w:ins w:id="418" w:author="Anil Bandari" w:date="2022-12-08T12:27:00Z">
        <w:r>
          <w:t>as well</w:t>
        </w:r>
      </w:ins>
      <w:ins w:id="419" w:author="Anil Bandari" w:date="2022-12-08T12:28:00Z">
        <w:r>
          <w:t>.</w:t>
        </w:r>
      </w:ins>
      <w:ins w:id="420" w:author="Anil Bandari" w:date="2022-12-08T12:27:00Z">
        <w:r>
          <w:t xml:space="preserve"> </w:t>
        </w:r>
      </w:ins>
      <w:ins w:id="421" w:author="Anil Bandari" w:date="2022-12-08T12:11:00Z">
        <w:r w:rsidR="00F064C5">
          <w:t xml:space="preserve">For models, we only tried the same 5-layer </w:t>
        </w:r>
      </w:ins>
      <w:ins w:id="422" w:author="Anil Bandari" w:date="2022-12-08T12:12:00Z">
        <w:r w:rsidR="00F064C5">
          <w:t>FCN</w:t>
        </w:r>
      </w:ins>
      <w:ins w:id="423" w:author="Anil Bandari" w:date="2022-12-08T12:11:00Z">
        <w:r w:rsidR="00F064C5">
          <w:t xml:space="preserve"> as </w:t>
        </w:r>
      </w:ins>
      <w:ins w:id="424" w:author="池田 祐樹" w:date="2022-12-08T19:06:00Z">
        <w:r w:rsidR="00B90B29">
          <w:t xml:space="preserve">already </w:t>
        </w:r>
      </w:ins>
      <w:ins w:id="425" w:author="Anil Bandari" w:date="2022-12-08T12:11:00Z">
        <w:r w:rsidR="00F064C5">
          <w:t>introduced</w:t>
        </w:r>
      </w:ins>
      <w:ins w:id="426" w:author="Anil Bandari" w:date="2022-12-08T12:12:00Z">
        <w:r w:rsidR="00F064C5">
          <w:t xml:space="preserve"> but without batch normalization, </w:t>
        </w:r>
        <w:proofErr w:type="gramStart"/>
        <w:r w:rsidR="00F064C5">
          <w:t>i.e.</w:t>
        </w:r>
        <w:proofErr w:type="gramEnd"/>
        <w:r w:rsidR="00F064C5">
          <w:t xml:space="preserve"> the same </w:t>
        </w:r>
      </w:ins>
      <w:ins w:id="427" w:author="池田 祐樹" w:date="2022-12-08T19:06:00Z">
        <w:r w:rsidR="008400A7">
          <w:t xml:space="preserve">structure </w:t>
        </w:r>
      </w:ins>
      <w:ins w:id="428" w:author="Anil Bandari" w:date="2022-12-08T12:12:00Z">
        <w:r w:rsidR="00F064C5">
          <w:t>as</w:t>
        </w:r>
      </w:ins>
      <w:ins w:id="429" w:author="池田 祐樹" w:date="2022-12-08T19:06:00Z">
        <w:r w:rsidR="004C227D">
          <w:t xml:space="preserve"> </w:t>
        </w:r>
        <w:r w:rsidR="00D63B0F">
          <w:t xml:space="preserve">used </w:t>
        </w:r>
        <w:r w:rsidR="004C227D">
          <w:t>in</w:t>
        </w:r>
      </w:ins>
      <w:ins w:id="430" w:author="Anil Bandari" w:date="2022-12-08T12:12:00Z">
        <w:r w:rsidR="00F064C5">
          <w:t xml:space="preserve"> the baseline model </w:t>
        </w:r>
        <w:proofErr w:type="spellStart"/>
        <w:r w:rsidR="00F064C5">
          <w:t>github</w:t>
        </w:r>
      </w:ins>
      <w:proofErr w:type="spellEnd"/>
      <w:ins w:id="431" w:author="池田 祐樹" w:date="2022-12-17T16:04:00Z">
        <w:r w:rsidR="002D67C0">
          <w:t xml:space="preserve"> </w:t>
        </w:r>
        <w:commentRangeStart w:id="432"/>
        <w:r w:rsidR="002D67C0" w:rsidRPr="005B2D92">
          <w:t>[1]</w:t>
        </w:r>
      </w:ins>
      <w:commentRangeEnd w:id="432"/>
      <w:ins w:id="433" w:author="池田 祐樹" w:date="2022-12-17T16:10:00Z">
        <w:r w:rsidR="00E969A7" w:rsidRPr="005B2D92">
          <w:rPr>
            <w:rStyle w:val="ab"/>
          </w:rPr>
          <w:commentReference w:id="432"/>
        </w:r>
      </w:ins>
      <w:ins w:id="434" w:author="Anil Bandari" w:date="2022-12-08T12:11:00Z">
        <w:r w:rsidR="00F064C5">
          <w:t xml:space="preserve">. </w:t>
        </w:r>
      </w:ins>
      <w:ins w:id="435" w:author="Anil Bandari" w:date="2022-12-08T12:13:00Z">
        <w:r w:rsidR="00FB4F29">
          <w:t xml:space="preserve">We used </w:t>
        </w:r>
      </w:ins>
      <w:ins w:id="436" w:author="Anil Bandari" w:date="2022-12-08T12:14:00Z">
        <w:r w:rsidR="00FB4F29">
          <w:t xml:space="preserve">randomly selected </w:t>
        </w:r>
      </w:ins>
      <w:ins w:id="437" w:author="Anil Bandari" w:date="2022-12-08T12:13:00Z">
        <w:r w:rsidR="00FB4F29">
          <w:t xml:space="preserve">2000 pairs of NAIP </w:t>
        </w:r>
      </w:ins>
      <w:ins w:id="438" w:author="Anil Bandari" w:date="2022-12-08T12:25:00Z">
        <w:r w:rsidR="00BB2AB3">
          <w:t xml:space="preserve">2017 </w:t>
        </w:r>
      </w:ins>
      <w:ins w:id="439" w:author="Anil Bandari" w:date="2022-12-08T12:13:00Z">
        <w:r w:rsidR="00FB4F29">
          <w:t>images, NLCD</w:t>
        </w:r>
      </w:ins>
      <w:ins w:id="440" w:author="Anil Bandari" w:date="2022-12-08T12:25:00Z">
        <w:r w:rsidR="00BB2AB3">
          <w:t xml:space="preserve"> 2016</w:t>
        </w:r>
      </w:ins>
      <w:ins w:id="441" w:author="Anil Bandari" w:date="2022-12-08T12:13:00Z">
        <w:r w:rsidR="00FB4F29">
          <w:t xml:space="preserve"> and DW </w:t>
        </w:r>
      </w:ins>
      <w:ins w:id="442" w:author="Anil Bandari" w:date="2022-12-08T12:25:00Z">
        <w:r w:rsidR="00BB2AB3">
          <w:t xml:space="preserve">2017 </w:t>
        </w:r>
      </w:ins>
      <w:ins w:id="443" w:author="Anil Bandari" w:date="2022-12-08T12:13:00Z">
        <w:r w:rsidR="00FB4F29">
          <w:t>labels</w:t>
        </w:r>
      </w:ins>
      <w:ins w:id="444" w:author="Anil Bandari" w:date="2022-12-08T12:14:00Z">
        <w:r w:rsidR="00FB4F29">
          <w:t>, and we trained our models for 0.5 epoch</w:t>
        </w:r>
      </w:ins>
      <w:ins w:id="445" w:author="Anil Bandari" w:date="2022-12-08T12:25:00Z">
        <w:r w:rsidR="00D61ADF">
          <w:t xml:space="preserve"> (</w:t>
        </w:r>
        <w:proofErr w:type="gramStart"/>
        <w:r w:rsidR="00D61ADF">
          <w:t>i.e.</w:t>
        </w:r>
        <w:proofErr w:type="gramEnd"/>
        <w:r w:rsidR="00D61ADF">
          <w:t xml:space="preserve"> 1000 images)</w:t>
        </w:r>
      </w:ins>
      <w:ins w:id="446" w:author="Anil Bandari" w:date="2022-12-08T12:14:00Z">
        <w:r w:rsidR="00FB4F29">
          <w:t xml:space="preserve">. </w:t>
        </w:r>
      </w:ins>
      <w:ins w:id="447" w:author="Anil Bandari" w:date="2022-12-08T12:24:00Z">
        <w:r w:rsidR="005C2AE6">
          <w:t>Considering th</w:t>
        </w:r>
      </w:ins>
      <w:ins w:id="448" w:author="Anil Bandari" w:date="2022-12-08T12:25:00Z">
        <w:r w:rsidR="005C2AE6">
          <w:t xml:space="preserve">e difference in </w:t>
        </w:r>
      </w:ins>
      <w:ins w:id="449" w:author="Anil Bandari" w:date="2022-12-08T12:26:00Z">
        <w:r w:rsidR="00345CAF">
          <w:t xml:space="preserve">the </w:t>
        </w:r>
      </w:ins>
      <w:ins w:id="450" w:author="Anil Bandari" w:date="2022-12-08T12:25:00Z">
        <w:r w:rsidR="005C2AE6">
          <w:t>brightness between NAIP 2013</w:t>
        </w:r>
      </w:ins>
      <w:ins w:id="451" w:author="Anil Bandari" w:date="2022-12-08T12:26:00Z">
        <w:r w:rsidR="00F40721">
          <w:t xml:space="preserve"> (brighter)</w:t>
        </w:r>
      </w:ins>
      <w:ins w:id="452" w:author="Anil Bandari" w:date="2022-12-08T12:25:00Z">
        <w:r w:rsidR="005C2AE6">
          <w:t xml:space="preserve"> and 2017</w:t>
        </w:r>
      </w:ins>
      <w:ins w:id="453" w:author="Anil Bandari" w:date="2022-12-08T12:26:00Z">
        <w:r w:rsidR="00F40721">
          <w:t xml:space="preserve"> (darker)</w:t>
        </w:r>
      </w:ins>
      <w:ins w:id="454" w:author="Anil Bandari" w:date="2022-12-08T12:25:00Z">
        <w:r w:rsidR="005C2AE6">
          <w:t>, w</w:t>
        </w:r>
      </w:ins>
      <w:ins w:id="455" w:author="Anil Bandari" w:date="2022-12-08T12:14:00Z">
        <w:r w:rsidR="00FB4F29">
          <w:t>e applied data augmentation with respect to the brightness of the NAIP imag</w:t>
        </w:r>
      </w:ins>
      <w:ins w:id="456" w:author="Anil Bandari" w:date="2022-12-08T12:15:00Z">
        <w:r w:rsidR="00FB4F29">
          <w:t xml:space="preserve">e which is explained in more detail </w:t>
        </w:r>
      </w:ins>
      <w:ins w:id="457" w:author="Anil Bandari" w:date="2022-12-08T12:22:00Z">
        <w:r w:rsidR="000B3909">
          <w:t>in the Appendix</w:t>
        </w:r>
      </w:ins>
      <w:ins w:id="458" w:author="Anil Bandari" w:date="2022-12-08T12:15:00Z">
        <w:r w:rsidR="00FB4F29">
          <w:t xml:space="preserve">. So, </w:t>
        </w:r>
        <w:proofErr w:type="gramStart"/>
        <w:r w:rsidR="00FB4F29">
          <w:t>the each</w:t>
        </w:r>
        <w:proofErr w:type="gramEnd"/>
        <w:r w:rsidR="00FB4F29">
          <w:t xml:space="preserve"> pair of NAIP image and NLCD or DW label </w:t>
        </w:r>
      </w:ins>
      <w:ins w:id="459" w:author="Anil Bandari" w:date="2022-12-08T12:16:00Z">
        <w:r w:rsidR="00FB4F29">
          <w:t>will be augmented to 2 pairs (original NAIP image and</w:t>
        </w:r>
      </w:ins>
      <w:ins w:id="460" w:author="池田 祐樹" w:date="2022-12-08T19:09:00Z">
        <w:r w:rsidR="00EC1D22">
          <w:t xml:space="preserve"> its</w:t>
        </w:r>
      </w:ins>
      <w:ins w:id="461" w:author="Anil Bandari" w:date="2022-12-08T12:16:00Z">
        <w:r w:rsidR="00FB4F29">
          <w:t xml:space="preserve"> brighter one with its label unchanged)</w:t>
        </w:r>
      </w:ins>
      <w:ins w:id="462" w:author="Anil Bandari" w:date="2022-12-08T12:17:00Z">
        <w:r w:rsidR="00FB4F29">
          <w:t>.</w:t>
        </w:r>
        <w:r w:rsidR="00D21FF5">
          <w:t xml:space="preserve"> </w:t>
        </w:r>
      </w:ins>
      <w:ins w:id="463" w:author="Anil Bandari" w:date="2022-12-08T12:23:00Z">
        <w:r w:rsidR="004C1FF2">
          <w:t xml:space="preserve">Hence, the experiment flow is as Figure </w:t>
        </w:r>
      </w:ins>
      <w:commentRangeStart w:id="464"/>
      <w:ins w:id="465" w:author="池田 祐樹" w:date="2022-12-17T16:16:00Z">
        <w:r w:rsidR="00822C79">
          <w:t>7</w:t>
        </w:r>
        <w:commentRangeEnd w:id="464"/>
        <w:r w:rsidR="00822C79">
          <w:rPr>
            <w:rStyle w:val="ab"/>
          </w:rPr>
          <w:commentReference w:id="464"/>
        </w:r>
      </w:ins>
      <w:ins w:id="466" w:author="Anil Bandari" w:date="2022-12-14T11:13:00Z">
        <w:del w:id="467" w:author="池田 祐樹" w:date="2022-12-17T16:16:00Z">
          <w:r w:rsidR="00AA0F14" w:rsidDel="00822C79">
            <w:delText>X</w:delText>
          </w:r>
        </w:del>
      </w:ins>
      <w:ins w:id="468" w:author="Anil Bandari" w:date="2022-12-08T12:24:00Z">
        <w:r w:rsidR="00516862">
          <w:t>.</w:t>
        </w:r>
      </w:ins>
      <w:ins w:id="469" w:author="Anil Bandari" w:date="2022-12-14T10:28:00Z">
        <w:r w:rsidR="00D04165">
          <w:t xml:space="preserve"> </w:t>
        </w:r>
      </w:ins>
    </w:p>
    <w:p w14:paraId="552EC8C7" w14:textId="269D8615" w:rsidR="004C1FF2" w:rsidRDefault="004C1FF2">
      <w:pPr>
        <w:pStyle w:val="a7"/>
        <w:rPr>
          <w:ins w:id="470" w:author="Anil Bandari" w:date="2022-12-08T12:17:00Z"/>
        </w:rPr>
        <w:pPrChange w:id="471" w:author="池田 祐樹" w:date="2022-12-09T05:40:00Z">
          <w:pPr/>
        </w:pPrChange>
      </w:pPr>
      <w:ins w:id="472" w:author="Anil Bandari" w:date="2022-12-08T12:23:00Z">
        <w:r>
          <w:rPr>
            <w:noProof/>
          </w:rPr>
          <w:drawing>
            <wp:inline distT="0" distB="0" distL="0" distR="0" wp14:anchorId="0259A4DA" wp14:editId="38303CDF">
              <wp:extent cx="5943600" cy="2310765"/>
              <wp:effectExtent l="0" t="0" r="0" b="0"/>
              <wp:docPr id="37" name="Picture 37"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Timeline&#10;&#10;Description automatically generated"/>
                      <pic:cNvPicPr/>
                    </pic:nvPicPr>
                    <pic:blipFill>
                      <a:blip r:embed="rId40"/>
                      <a:stretch>
                        <a:fillRect/>
                      </a:stretch>
                    </pic:blipFill>
                    <pic:spPr>
                      <a:xfrm>
                        <a:off x="0" y="0"/>
                        <a:ext cx="5943600" cy="2310765"/>
                      </a:xfrm>
                      <a:prstGeom prst="rect">
                        <a:avLst/>
                      </a:prstGeom>
                    </pic:spPr>
                  </pic:pic>
                </a:graphicData>
              </a:graphic>
            </wp:inline>
          </w:drawing>
        </w:r>
        <w:del w:id="473" w:author="池田 祐樹" w:date="2022-12-09T05:40:00Z">
          <w:r w:rsidRPr="00043032" w:rsidDel="0022149B">
            <w:delText xml:space="preserve">Figure </w:delText>
          </w:r>
        </w:del>
      </w:ins>
      <w:ins w:id="474" w:author="池田 祐樹" w:date="2022-12-09T05:40:00Z">
        <w:r w:rsidR="0022149B">
          <w:t xml:space="preserve">Figure </w:t>
        </w:r>
        <w:r w:rsidR="0022149B">
          <w:fldChar w:fldCharType="begin"/>
        </w:r>
        <w:r w:rsidR="0022149B">
          <w:instrText xml:space="preserve"> SEQ Figure \* ARABIC </w:instrText>
        </w:r>
      </w:ins>
      <w:r w:rsidR="0022149B">
        <w:fldChar w:fldCharType="separate"/>
      </w:r>
      <w:ins w:id="475" w:author="池田 祐樹" w:date="2022-12-17T16:51:00Z">
        <w:r w:rsidR="00005BC1">
          <w:rPr>
            <w:noProof/>
          </w:rPr>
          <w:t>7</w:t>
        </w:r>
      </w:ins>
      <w:ins w:id="476" w:author="池田 祐樹" w:date="2022-12-09T05:40:00Z">
        <w:r w:rsidR="0022149B">
          <w:fldChar w:fldCharType="end"/>
        </w:r>
      </w:ins>
      <w:ins w:id="477" w:author="Anil Bandari" w:date="2022-12-08T12:23:00Z">
        <w:del w:id="478" w:author="池田 祐樹" w:date="2022-12-09T05:40:00Z">
          <w:r w:rsidRPr="00043032" w:rsidDel="0022149B">
            <w:rPr>
              <w:i w:val="0"/>
              <w:iCs w:val="0"/>
            </w:rPr>
            <w:fldChar w:fldCharType="begin"/>
          </w:r>
          <w:r w:rsidRPr="00043032" w:rsidDel="0022149B">
            <w:delInstrText xml:space="preserve"> SEQ Figure \* ARABIC </w:delInstrText>
          </w:r>
          <w:r w:rsidRPr="00043032" w:rsidDel="0022149B">
            <w:rPr>
              <w:i w:val="0"/>
              <w:iCs w:val="0"/>
            </w:rPr>
            <w:fldChar w:fldCharType="separate"/>
          </w:r>
        </w:del>
        <w:del w:id="479" w:author="池田 祐樹" w:date="2022-12-09T05:37:00Z">
          <w:r w:rsidRPr="00043032" w:rsidDel="0022149B">
            <w:rPr>
              <w:noProof/>
            </w:rPr>
            <w:delText>5</w:delText>
          </w:r>
        </w:del>
        <w:del w:id="480" w:author="池田 祐樹" w:date="2022-12-09T05:40:00Z">
          <w:r w:rsidRPr="00043032" w:rsidDel="0022149B">
            <w:rPr>
              <w:i w:val="0"/>
              <w:iCs w:val="0"/>
              <w:noProof/>
            </w:rPr>
            <w:fldChar w:fldCharType="end"/>
          </w:r>
        </w:del>
        <w:r w:rsidRPr="00043032">
          <w:t xml:space="preserve"> </w:t>
        </w:r>
      </w:ins>
      <w:ins w:id="481" w:author="Anil Bandari" w:date="2022-12-08T12:24:00Z">
        <w:r>
          <w:t>Experiment flow</w:t>
        </w:r>
      </w:ins>
    </w:p>
    <w:p w14:paraId="67352E0D" w14:textId="24579087" w:rsidR="00D21FF5" w:rsidRDefault="00D21FF5" w:rsidP="00D21FF5">
      <w:pPr>
        <w:rPr>
          <w:ins w:id="482" w:author="Anil Bandari" w:date="2022-12-08T12:18:00Z"/>
        </w:rPr>
      </w:pPr>
      <w:ins w:id="483" w:author="Anil Bandari" w:date="2022-12-08T12:17:00Z">
        <w:r>
          <w:t xml:space="preserve">The results are summarized in </w:t>
        </w:r>
      </w:ins>
      <w:ins w:id="484" w:author="池田 祐樹" w:date="2022-12-17T16:16:00Z">
        <w:r w:rsidR="00822C79">
          <w:t>Table</w:t>
        </w:r>
      </w:ins>
      <w:ins w:id="485" w:author="Anil Bandari" w:date="2022-12-08T12:22:00Z">
        <w:del w:id="486" w:author="池田 祐樹" w:date="2022-12-17T16:16:00Z">
          <w:r w:rsidR="00010625" w:rsidDel="00822C79">
            <w:delText>Figure</w:delText>
          </w:r>
        </w:del>
        <w:r w:rsidR="00010625">
          <w:t xml:space="preserve"> </w:t>
        </w:r>
      </w:ins>
      <w:commentRangeStart w:id="487"/>
      <w:ins w:id="488" w:author="池田 祐樹" w:date="2022-12-17T16:16:00Z">
        <w:r w:rsidR="00822C79">
          <w:t>8</w:t>
        </w:r>
        <w:commentRangeEnd w:id="487"/>
        <w:r w:rsidR="00822C79">
          <w:rPr>
            <w:rStyle w:val="ab"/>
          </w:rPr>
          <w:commentReference w:id="487"/>
        </w:r>
      </w:ins>
      <w:ins w:id="489" w:author="Anil Bandari" w:date="2022-12-14T11:13:00Z">
        <w:del w:id="490" w:author="池田 祐樹" w:date="2022-12-17T16:16:00Z">
          <w:r w:rsidR="00AA0F14" w:rsidDel="00822C79">
            <w:delText>X</w:delText>
          </w:r>
        </w:del>
      </w:ins>
      <w:ins w:id="491" w:author="Anil Bandari" w:date="2022-12-08T12:17:00Z">
        <w:r>
          <w:t>. First, DW soft label</w:t>
        </w:r>
      </w:ins>
      <w:ins w:id="492" w:author="Anil Bandari" w:date="2022-12-08T12:18:00Z">
        <w:r>
          <w:t xml:space="preserve"> (solid orange)</w:t>
        </w:r>
      </w:ins>
      <w:ins w:id="493" w:author="Anil Bandari" w:date="2022-12-08T12:17:00Z">
        <w:r>
          <w:t xml:space="preserve"> has similar performance to NLCD.</w:t>
        </w:r>
      </w:ins>
      <w:ins w:id="494" w:author="Anil Bandari" w:date="2022-12-08T12:29:00Z">
        <w:r w:rsidR="00542EED">
          <w:t xml:space="preserve"> This is important result since it implies </w:t>
        </w:r>
      </w:ins>
      <w:ins w:id="495" w:author="Anil Bandari" w:date="2022-12-08T12:30:00Z">
        <w:r w:rsidR="00542EED">
          <w:t xml:space="preserve">the possibility that </w:t>
        </w:r>
      </w:ins>
      <w:ins w:id="496" w:author="Anil Bandari" w:date="2022-12-08T12:29:00Z">
        <w:r w:rsidR="00542EED">
          <w:t>we can use DW instead of NLCD</w:t>
        </w:r>
      </w:ins>
      <w:ins w:id="497" w:author="Anil Bandari" w:date="2022-12-08T12:30:00Z">
        <w:r w:rsidR="00DE08B7">
          <w:t xml:space="preserve"> without degrad</w:t>
        </w:r>
        <w:r w:rsidR="00164BA7">
          <w:t xml:space="preserve">ing </w:t>
        </w:r>
        <w:r w:rsidR="00DE08B7">
          <w:t xml:space="preserve">the predictive performance </w:t>
        </w:r>
      </w:ins>
      <w:ins w:id="498" w:author="Anil Bandari" w:date="2022-12-08T12:29:00Z">
        <w:r w:rsidR="00542EED">
          <w:t xml:space="preserve">at least </w:t>
        </w:r>
      </w:ins>
      <w:ins w:id="499" w:author="Anil Bandari" w:date="2022-12-08T12:30:00Z">
        <w:r w:rsidR="001B782D">
          <w:t>for</w:t>
        </w:r>
      </w:ins>
      <w:ins w:id="500" w:author="Anil Bandari" w:date="2022-12-08T12:29:00Z">
        <w:r w:rsidR="00542EED">
          <w:t xml:space="preserve"> the state of Ma</w:t>
        </w:r>
      </w:ins>
      <w:ins w:id="501" w:author="Anil Bandari" w:date="2022-12-08T12:30:00Z">
        <w:r w:rsidR="00542EED">
          <w:t>ryland</w:t>
        </w:r>
      </w:ins>
      <w:ins w:id="502" w:author="Anil Bandari" w:date="2022-12-08T12:29:00Z">
        <w:r w:rsidR="00542EED">
          <w:t>.</w:t>
        </w:r>
      </w:ins>
      <w:ins w:id="503" w:author="Anil Bandari" w:date="2022-12-08T12:17:00Z">
        <w:r>
          <w:t xml:space="preserve"> Se</w:t>
        </w:r>
      </w:ins>
      <w:ins w:id="504" w:author="Anil Bandari" w:date="2022-12-08T12:18:00Z">
        <w:r>
          <w:t>cond, DW soft label is slightly better than DW hard</w:t>
        </w:r>
      </w:ins>
      <w:ins w:id="505" w:author="Anil Bandari" w:date="2022-12-08T12:21:00Z">
        <w:r>
          <w:t xml:space="preserve"> label </w:t>
        </w:r>
      </w:ins>
      <w:ins w:id="506" w:author="Anil Bandari" w:date="2022-12-14T11:06:00Z">
        <w:r w:rsidR="00314546">
          <w:t>in average and for many c</w:t>
        </w:r>
      </w:ins>
      <w:ins w:id="507" w:author="Anil Bandari" w:date="2022-12-14T11:07:00Z">
        <w:r w:rsidR="008F3C06">
          <w:t>ategories</w:t>
        </w:r>
      </w:ins>
      <w:ins w:id="508" w:author="Anil Bandari" w:date="2022-12-08T12:30:00Z">
        <w:r w:rsidR="00EB61B5">
          <w:t>, which encourage the use of soft labels</w:t>
        </w:r>
      </w:ins>
      <w:ins w:id="509" w:author="Anil Bandari" w:date="2022-12-08T12:31:00Z">
        <w:r w:rsidR="00EB61B5">
          <w:t xml:space="preserve"> rather than hard label</w:t>
        </w:r>
        <w:r w:rsidR="00DA5F54">
          <w:t>s</w:t>
        </w:r>
      </w:ins>
      <w:ins w:id="510" w:author="Anil Bandari" w:date="2022-12-08T12:30:00Z">
        <w:r w:rsidR="00EB61B5">
          <w:t xml:space="preserve"> when </w:t>
        </w:r>
      </w:ins>
      <w:ins w:id="511" w:author="Anil Bandari" w:date="2022-12-08T12:31:00Z">
        <w:r w:rsidR="0082045E">
          <w:t>they are</w:t>
        </w:r>
      </w:ins>
      <w:ins w:id="512" w:author="Anil Bandari" w:date="2022-12-08T12:30:00Z">
        <w:r w:rsidR="00EB61B5">
          <w:t xml:space="preserve"> available</w:t>
        </w:r>
      </w:ins>
      <w:ins w:id="513" w:author="Anil Bandari" w:date="2022-12-08T12:18:00Z">
        <w:r>
          <w:t xml:space="preserve">. Finally, </w:t>
        </w:r>
      </w:ins>
      <w:ins w:id="514" w:author="Anil Bandari" w:date="2022-12-08T12:19:00Z">
        <w:r>
          <w:t xml:space="preserve">the model average of NLCD and DW soft label performed better than both </w:t>
        </w:r>
      </w:ins>
      <w:ins w:id="515" w:author="Anil Bandari" w:date="2022-12-14T11:08:00Z">
        <w:r w:rsidR="00493B1F">
          <w:t xml:space="preserve">in average and </w:t>
        </w:r>
      </w:ins>
      <w:ins w:id="516" w:author="Anil Bandari" w:date="2022-12-08T12:19:00Z">
        <w:r>
          <w:t xml:space="preserve">for </w:t>
        </w:r>
      </w:ins>
      <w:ins w:id="517" w:author="Anil Bandari" w:date="2022-12-08T12:20:00Z">
        <w:r>
          <w:t xml:space="preserve">almost </w:t>
        </w:r>
      </w:ins>
      <w:ins w:id="518" w:author="Anil Bandari" w:date="2022-12-08T12:19:00Z">
        <w:r>
          <w:t>all categories</w:t>
        </w:r>
      </w:ins>
      <w:ins w:id="519" w:author="Anil Bandari" w:date="2022-12-08T12:31:00Z">
        <w:r w:rsidR="00C40C1A">
          <w:t>, which suggests one way to combine global and local labels.</w:t>
        </w:r>
      </w:ins>
      <w:ins w:id="520" w:author="Anil Bandari" w:date="2022-12-08T12:19:00Z">
        <w:r>
          <w:t xml:space="preserve"> </w:t>
        </w:r>
      </w:ins>
      <w:ins w:id="521" w:author="Anil Bandari" w:date="2022-12-08T12:29:00Z">
        <w:r w:rsidR="003C6221">
          <w:t>Note that i</w:t>
        </w:r>
      </w:ins>
      <w:ins w:id="522" w:author="Anil Bandari" w:date="2022-12-08T12:19:00Z">
        <w:r>
          <w:t xml:space="preserve">ts average </w:t>
        </w:r>
        <w:proofErr w:type="spellStart"/>
        <w:r>
          <w:t>IoU</w:t>
        </w:r>
        <w:proofErr w:type="spellEnd"/>
        <w:r>
          <w:t xml:space="preserve"> was 0.39</w:t>
        </w:r>
      </w:ins>
      <w:ins w:id="523" w:author="Anil Bandari" w:date="2022-12-14T11:07:00Z">
        <w:r w:rsidR="00DE5946">
          <w:t>49</w:t>
        </w:r>
      </w:ins>
      <w:ins w:id="524" w:author="Anil Bandari" w:date="2022-12-08T12:28:00Z">
        <w:r w:rsidR="00DD7B9B">
          <w:t>, which is comparable to the 5-layer FCN models trained on both NAIP</w:t>
        </w:r>
      </w:ins>
      <w:ins w:id="525" w:author="Anil Bandari" w:date="2022-12-08T12:29:00Z">
        <w:r w:rsidR="00DD7B9B">
          <w:t>+NLCD</w:t>
        </w:r>
      </w:ins>
      <w:ins w:id="526" w:author="Anil Bandari" w:date="2022-12-08T12:28:00Z">
        <w:r w:rsidR="00DD7B9B">
          <w:t xml:space="preserve"> 2013 and 2017.</w:t>
        </w:r>
      </w:ins>
    </w:p>
    <w:p w14:paraId="444875AC" w14:textId="224C5EDF" w:rsidR="002D4451" w:rsidRDefault="00402AD5">
      <w:pPr>
        <w:pStyle w:val="a7"/>
        <w:rPr>
          <w:ins w:id="527" w:author="Anil Bandari" w:date="2022-12-08T11:06:00Z"/>
        </w:rPr>
        <w:pPrChange w:id="528" w:author="Anil Bandari" w:date="2022-12-14T10:01:00Z">
          <w:pPr/>
        </w:pPrChange>
      </w:pPr>
      <w:ins w:id="529" w:author="Anil Bandari" w:date="2022-12-14T09:55:00Z">
        <w:r w:rsidRPr="00402AD5">
          <w:rPr>
            <w:noProof/>
          </w:rPr>
          <w:lastRenderedPageBreak/>
          <w:t xml:space="preserve"> </w:t>
        </w:r>
        <w:r>
          <w:rPr>
            <w:noProof/>
          </w:rPr>
          <w:drawing>
            <wp:inline distT="0" distB="0" distL="0" distR="0" wp14:anchorId="014C4A41" wp14:editId="75B39584">
              <wp:extent cx="5686425" cy="907033"/>
              <wp:effectExtent l="0" t="0" r="0" b="0"/>
              <wp:docPr id="39" name="Picture 2">
                <a:extLst xmlns:a="http://schemas.openxmlformats.org/drawingml/2006/main">
                  <a:ext uri="{FF2B5EF4-FFF2-40B4-BE49-F238E27FC236}">
                    <a16:creationId xmlns:a16="http://schemas.microsoft.com/office/drawing/2014/main" id="{2C2F16FC-7AC5-F227-4901-21B72E63A9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C2F16FC-7AC5-F227-4901-21B72E63A9EE}"/>
                          </a:ext>
                        </a:extLs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01300" cy="909406"/>
                      </a:xfrm>
                      <a:prstGeom prst="rect">
                        <a:avLst/>
                      </a:prstGeom>
                      <a:noFill/>
                    </pic:spPr>
                  </pic:pic>
                </a:graphicData>
              </a:graphic>
            </wp:inline>
          </w:drawing>
        </w:r>
      </w:ins>
      <w:ins w:id="530" w:author="Anil Bandari" w:date="2022-12-08T12:21:00Z">
        <w:r w:rsidR="00602360" w:rsidRPr="00602360">
          <w:t xml:space="preserve"> </w:t>
        </w:r>
        <w:r w:rsidR="00602360">
          <w:br/>
        </w:r>
      </w:ins>
      <w:ins w:id="531" w:author="Anil Bandari" w:date="2022-12-14T10:01:00Z">
        <w:r>
          <w:t xml:space="preserve">Table </w:t>
        </w:r>
        <w:r>
          <w:fldChar w:fldCharType="begin"/>
        </w:r>
        <w:r>
          <w:instrText xml:space="preserve"> SEQ Table \* ARABIC </w:instrText>
        </w:r>
      </w:ins>
      <w:r>
        <w:fldChar w:fldCharType="separate"/>
      </w:r>
      <w:ins w:id="532" w:author="池田 祐樹" w:date="2022-12-17T16:51:00Z">
        <w:r w:rsidR="00005BC1">
          <w:rPr>
            <w:noProof/>
          </w:rPr>
          <w:t>8</w:t>
        </w:r>
      </w:ins>
      <w:ins w:id="533" w:author="Anil Bandari" w:date="2022-12-14T10:01:00Z">
        <w:r>
          <w:fldChar w:fldCharType="end"/>
        </w:r>
      </w:ins>
      <w:del w:id="534" w:author="Anil Bandari" w:date="2022-12-14T10:00:00Z">
        <w:r w:rsidDel="00402AD5">
          <w:fldChar w:fldCharType="begin"/>
        </w:r>
        <w:r w:rsidDel="00402AD5">
          <w:delInstrText xml:space="preserve"> SEQ Table \* ARABIC </w:delInstrText>
        </w:r>
        <w:r w:rsidDel="00402AD5">
          <w:fldChar w:fldCharType="separate"/>
        </w:r>
        <w:r w:rsidDel="00402AD5">
          <w:rPr>
            <w:noProof/>
          </w:rPr>
          <w:delText>7</w:delText>
        </w:r>
        <w:r w:rsidDel="00402AD5">
          <w:fldChar w:fldCharType="end"/>
        </w:r>
      </w:del>
      <w:ins w:id="535" w:author="Anil Bandari" w:date="2022-12-14T09:56:00Z">
        <w:r>
          <w:t xml:space="preserve"> </w:t>
        </w:r>
      </w:ins>
      <w:ins w:id="536" w:author="池田 祐樹" w:date="2022-12-09T05:41:00Z">
        <w:del w:id="537" w:author="Anil Bandari" w:date="2022-12-14T09:56:00Z">
          <w:r w:rsidR="0022149B" w:rsidDel="00402AD5">
            <w:delText xml:space="preserve">Figure </w:delText>
          </w:r>
          <w:r w:rsidR="0022149B" w:rsidDel="00402AD5">
            <w:fldChar w:fldCharType="begin"/>
          </w:r>
          <w:r w:rsidR="0022149B" w:rsidDel="00402AD5">
            <w:delInstrText xml:space="preserve"> SEQ Figure \* ARABIC </w:delInstrText>
          </w:r>
        </w:del>
      </w:ins>
      <w:del w:id="538" w:author="Anil Bandari" w:date="2022-12-14T09:56:00Z">
        <w:r w:rsidR="0022149B" w:rsidDel="00402AD5">
          <w:fldChar w:fldCharType="separate"/>
        </w:r>
      </w:del>
      <w:ins w:id="539" w:author="池田 祐樹" w:date="2022-12-09T05:56:00Z">
        <w:del w:id="540" w:author="Anil Bandari" w:date="2022-12-14T09:56:00Z">
          <w:r w:rsidR="006A4184" w:rsidDel="00402AD5">
            <w:rPr>
              <w:noProof/>
            </w:rPr>
            <w:delText>8</w:delText>
          </w:r>
        </w:del>
      </w:ins>
      <w:ins w:id="541" w:author="池田 祐樹" w:date="2022-12-09T05:41:00Z">
        <w:del w:id="542" w:author="Anil Bandari" w:date="2022-12-14T09:56:00Z">
          <w:r w:rsidR="0022149B" w:rsidDel="00402AD5">
            <w:fldChar w:fldCharType="end"/>
          </w:r>
          <w:r w:rsidR="0022149B" w:rsidDel="00402AD5">
            <w:delText xml:space="preserve"> </w:delText>
          </w:r>
        </w:del>
      </w:ins>
      <w:ins w:id="543" w:author="Anil Bandari" w:date="2022-12-08T12:21:00Z">
        <w:del w:id="544" w:author="池田 祐樹" w:date="2022-12-09T05:41:00Z">
          <w:r w:rsidR="00602360" w:rsidRPr="0022149B" w:rsidDel="0022149B">
            <w:delText xml:space="preserve">Figure </w:delText>
          </w:r>
        </w:del>
      </w:ins>
      <w:ins w:id="545" w:author="Anil Bandari" w:date="2022-12-08T12:24:00Z">
        <w:del w:id="546" w:author="池田 祐樹" w:date="2022-12-09T05:41:00Z">
          <w:r w:rsidR="004C1FF2" w:rsidDel="0022149B">
            <w:delText>6</w:delText>
          </w:r>
        </w:del>
      </w:ins>
      <w:ins w:id="547" w:author="Anil Bandari" w:date="2022-12-08T12:21:00Z">
        <w:del w:id="548" w:author="池田 祐樹" w:date="2022-12-09T05:41:00Z">
          <w:r w:rsidR="00602360" w:rsidRPr="0022149B" w:rsidDel="0022149B">
            <w:delText xml:space="preserve"> </w:delText>
          </w:r>
        </w:del>
        <w:r w:rsidR="00602360">
          <w:t xml:space="preserve">Result of </w:t>
        </w:r>
        <w:proofErr w:type="spellStart"/>
        <w:r w:rsidR="00602360" w:rsidRPr="0022149B">
          <w:t>IoU</w:t>
        </w:r>
        <w:proofErr w:type="spellEnd"/>
        <w:r w:rsidR="00602360" w:rsidRPr="0022149B">
          <w:t xml:space="preserve"> scores of </w:t>
        </w:r>
        <w:r w:rsidR="00602360">
          <w:t>5</w:t>
        </w:r>
        <w:r w:rsidR="00602360" w:rsidRPr="0022149B">
          <w:t>-layer FCN baseline model</w:t>
        </w:r>
        <w:r w:rsidR="00602360">
          <w:t>s</w:t>
        </w:r>
      </w:ins>
    </w:p>
    <w:p w14:paraId="5962CAAF" w14:textId="77777777" w:rsidR="00BD0EF2" w:rsidRPr="00007548" w:rsidRDefault="00BD0EF2" w:rsidP="00007548"/>
    <w:p w14:paraId="2535BC04" w14:textId="1937EAF8" w:rsidR="00586EA3" w:rsidRDefault="00007548" w:rsidP="00007548">
      <w:pPr>
        <w:pStyle w:val="1"/>
      </w:pPr>
      <w:r w:rsidRPr="00007548">
        <w:t>Goals and Next Steps</w:t>
      </w:r>
    </w:p>
    <w:p w14:paraId="1F923C8C" w14:textId="411F6D6E" w:rsidR="00586EA3" w:rsidRDefault="0040198F" w:rsidP="00D53E64">
      <w:r>
        <w:t xml:space="preserve">Our next goal is to use our computational resources to train the proposed model. As we mentioned we need to train </w:t>
      </w:r>
      <w:r w:rsidR="00040A98">
        <w:t>5-layer</w:t>
      </w:r>
      <w:r>
        <w:t xml:space="preserve"> FCN for phase 1 and after </w:t>
      </w:r>
      <w:r w:rsidR="00040A98">
        <w:t>hyper tuning</w:t>
      </w:r>
      <w:r>
        <w:t xml:space="preserve"> and </w:t>
      </w:r>
      <w:r w:rsidR="00040A98">
        <w:t>produce</w:t>
      </w:r>
      <w:r>
        <w:t xml:space="preserve"> </w:t>
      </w:r>
      <w:r w:rsidR="00040A98">
        <w:t>a higher-resolution</w:t>
      </w:r>
      <w:r>
        <w:t xml:space="preserve"> label. Use the result for the second phase. In this phase</w:t>
      </w:r>
      <w:r w:rsidR="00040A98">
        <w:t>,</w:t>
      </w:r>
      <w:r>
        <w:t xml:space="preserve"> we </w:t>
      </w:r>
      <w:r w:rsidR="00040A98">
        <w:t>are going to</w:t>
      </w:r>
      <w:r>
        <w:t xml:space="preserve"> use </w:t>
      </w:r>
      <w:r w:rsidR="00040A98">
        <w:t xml:space="preserve">Ensemble </w:t>
      </w:r>
      <w:r>
        <w:t xml:space="preserve">methods and </w:t>
      </w:r>
      <w:r w:rsidR="00040A98">
        <w:t>pick</w:t>
      </w:r>
      <w:r>
        <w:t xml:space="preserve"> the best </w:t>
      </w:r>
      <w:r w:rsidR="00040A98">
        <w:t xml:space="preserve">three pre-trained models as the main models. </w:t>
      </w:r>
      <w:proofErr w:type="gramStart"/>
      <w:r w:rsidR="00040A98">
        <w:t>The final result</w:t>
      </w:r>
      <w:proofErr w:type="gramEnd"/>
      <w:r w:rsidR="00040A98">
        <w:t xml:space="preserve"> will be the average of the output of these models for each of the years. </w:t>
      </w:r>
      <w:r w:rsidR="00D53E64">
        <w:t>After finalizing the models in phases 1 and 2, we can do post-processing on the result and calculate land cover changes and other necessary parameters.</w:t>
      </w:r>
    </w:p>
    <w:p w14:paraId="7B6F1997" w14:textId="77777777" w:rsidR="00586EA3" w:rsidRPr="00586EA3" w:rsidRDefault="00586EA3" w:rsidP="00586EA3"/>
    <w:p w14:paraId="5B0109E0" w14:textId="66FC8BB9" w:rsidR="00AB0113" w:rsidRDefault="00AB0113" w:rsidP="00737A3C">
      <w:pPr>
        <w:pStyle w:val="1"/>
      </w:pPr>
      <w:r>
        <w:t>Contribution</w:t>
      </w:r>
      <w:ins w:id="549" w:author="池田 祐樹" w:date="2022-12-09T05:43:00Z">
        <w:r w:rsidR="00055306">
          <w:t xml:space="preserve"> (accumulated)</w:t>
        </w:r>
      </w:ins>
      <w:r>
        <w:t>:</w:t>
      </w:r>
    </w:p>
    <w:p w14:paraId="071F5CF7" w14:textId="0D2D6456" w:rsidR="00AB0113" w:rsidRDefault="00AB0113" w:rsidP="00AB0113">
      <w:pPr>
        <w:pStyle w:val="a5"/>
        <w:numPr>
          <w:ilvl w:val="0"/>
          <w:numId w:val="3"/>
        </w:numPr>
      </w:pPr>
      <w:r>
        <w:t xml:space="preserve">Ashkan </w:t>
      </w:r>
      <w:proofErr w:type="spellStart"/>
      <w:r>
        <w:t>Bozorgzad</w:t>
      </w:r>
      <w:proofErr w:type="spellEnd"/>
      <w:r>
        <w:t>:</w:t>
      </w:r>
      <w:r w:rsidR="00A271E0">
        <w:t xml:space="preserve"> </w:t>
      </w:r>
    </w:p>
    <w:p w14:paraId="1F4F5ABD" w14:textId="40B2CFE0" w:rsidR="00AB0113" w:rsidRDefault="00AB0113" w:rsidP="00AB0113">
      <w:pPr>
        <w:pStyle w:val="a5"/>
        <w:numPr>
          <w:ilvl w:val="0"/>
          <w:numId w:val="3"/>
        </w:numPr>
      </w:pPr>
      <w:r w:rsidRPr="00AB0113">
        <w:t xml:space="preserve">Hari Prasad </w:t>
      </w:r>
    </w:p>
    <w:p w14:paraId="0AFC2FA8" w14:textId="29AB328E" w:rsidR="00AB0113" w:rsidRDefault="00AB0113" w:rsidP="00AB0113">
      <w:pPr>
        <w:pStyle w:val="a5"/>
        <w:numPr>
          <w:ilvl w:val="0"/>
          <w:numId w:val="3"/>
        </w:numPr>
      </w:pPr>
      <w:proofErr w:type="spellStart"/>
      <w:r w:rsidRPr="00AB0113">
        <w:t>Karveandhan</w:t>
      </w:r>
      <w:proofErr w:type="spellEnd"/>
      <w:r w:rsidRPr="00AB0113">
        <w:t xml:space="preserve"> Palanisamy</w:t>
      </w:r>
      <w:r w:rsidR="00A271E0">
        <w:t xml:space="preserve">: </w:t>
      </w:r>
    </w:p>
    <w:p w14:paraId="5011CC76" w14:textId="27BF2A3C" w:rsidR="00AB0113" w:rsidRDefault="00AB0113" w:rsidP="00AB0113">
      <w:pPr>
        <w:pStyle w:val="a5"/>
        <w:numPr>
          <w:ilvl w:val="0"/>
          <w:numId w:val="3"/>
        </w:numPr>
      </w:pPr>
      <w:r w:rsidRPr="00AB0113">
        <w:t>Masataka Koga</w:t>
      </w:r>
      <w:r w:rsidR="00A271E0">
        <w:t xml:space="preserve">: </w:t>
      </w:r>
    </w:p>
    <w:p w14:paraId="6F7BE16A" w14:textId="6BC3FF8F" w:rsidR="00AB0113" w:rsidRDefault="00AB0113" w:rsidP="00AB0113">
      <w:pPr>
        <w:pStyle w:val="a5"/>
        <w:numPr>
          <w:ilvl w:val="0"/>
          <w:numId w:val="3"/>
        </w:numPr>
      </w:pPr>
      <w:r w:rsidRPr="00AB0113">
        <w:t>Yewen Zhou</w:t>
      </w:r>
      <w:r w:rsidR="00A271E0">
        <w:t xml:space="preserve">: </w:t>
      </w:r>
    </w:p>
    <w:p w14:paraId="457FA4E5" w14:textId="257BBC49" w:rsidR="00AB0113" w:rsidRDefault="00AB0113" w:rsidP="00AB0113">
      <w:pPr>
        <w:pStyle w:val="a5"/>
        <w:numPr>
          <w:ilvl w:val="0"/>
          <w:numId w:val="3"/>
        </w:numPr>
      </w:pPr>
      <w:r w:rsidRPr="00AB0113">
        <w:t>Yuki Ikeda</w:t>
      </w:r>
      <w:r w:rsidR="00A271E0">
        <w:t xml:space="preserve">: </w:t>
      </w:r>
      <w:ins w:id="550" w:author="Anil Bandari" w:date="2022-12-08T11:17:00Z">
        <w:r w:rsidR="009535B5">
          <w:t xml:space="preserve">Developed </w:t>
        </w:r>
      </w:ins>
      <w:ins w:id="551" w:author="Anil Bandari" w:date="2022-12-08T11:21:00Z">
        <w:r w:rsidR="00BC0BF6">
          <w:t xml:space="preserve">the </w:t>
        </w:r>
      </w:ins>
      <w:ins w:id="552" w:author="池田 祐樹" w:date="2022-12-09T05:44:00Z">
        <w:r w:rsidR="001C4492">
          <w:t>initial</w:t>
        </w:r>
      </w:ins>
      <w:ins w:id="553" w:author="Anil Bandari" w:date="2022-12-08T11:20:00Z">
        <w:del w:id="554" w:author="池田 祐樹" w:date="2022-12-09T05:44:00Z">
          <w:r w:rsidR="00BC0BF6" w:rsidDel="001C4492">
            <w:delText>first</w:delText>
          </w:r>
        </w:del>
        <w:r w:rsidR="00BC0BF6">
          <w:t xml:space="preserve"> </w:t>
        </w:r>
      </w:ins>
      <w:ins w:id="555" w:author="Anil Bandari" w:date="2022-12-08T11:21:00Z">
        <w:r w:rsidR="00BC0BF6">
          <w:t>code</w:t>
        </w:r>
      </w:ins>
      <w:ins w:id="556" w:author="Anil Bandari" w:date="2022-12-08T11:20:00Z">
        <w:r w:rsidR="00BC0BF6">
          <w:t xml:space="preserve"> of </w:t>
        </w:r>
      </w:ins>
      <w:ins w:id="557" w:author="Anil Bandari" w:date="2022-12-08T11:17:00Z">
        <w:r w:rsidR="009535B5">
          <w:t>base</w:t>
        </w:r>
      </w:ins>
      <w:ins w:id="558" w:author="Anil Bandari" w:date="2022-12-08T11:21:00Z">
        <w:r w:rsidR="00BC0BF6">
          <w:t>line</w:t>
        </w:r>
      </w:ins>
      <w:ins w:id="559" w:author="Anil Bandari" w:date="2022-12-08T11:18:00Z">
        <w:r w:rsidR="00BC0BF6">
          <w:t xml:space="preserve"> </w:t>
        </w:r>
      </w:ins>
      <w:ins w:id="560" w:author="Anil Bandari" w:date="2022-12-08T11:17:00Z">
        <w:r w:rsidR="009535B5">
          <w:t xml:space="preserve">model using </w:t>
        </w:r>
        <w:proofErr w:type="spellStart"/>
        <w:r w:rsidR="009535B5">
          <w:t>Py</w:t>
        </w:r>
      </w:ins>
      <w:ins w:id="561" w:author="Anil Bandari" w:date="2022-12-08T11:18:00Z">
        <w:r w:rsidR="00BC0BF6">
          <w:t>T</w:t>
        </w:r>
      </w:ins>
      <w:ins w:id="562" w:author="Anil Bandari" w:date="2022-12-08T11:17:00Z">
        <w:r w:rsidR="009535B5">
          <w:t>orch</w:t>
        </w:r>
        <w:proofErr w:type="spellEnd"/>
        <w:r w:rsidR="009535B5">
          <w:t xml:space="preserve">, </w:t>
        </w:r>
      </w:ins>
      <w:ins w:id="563" w:author="Anil Bandari" w:date="2022-12-08T11:19:00Z">
        <w:r w:rsidR="00BC0BF6">
          <w:t>developed</w:t>
        </w:r>
      </w:ins>
      <w:ins w:id="564" w:author="Anil Bandari" w:date="2022-12-08T11:16:00Z">
        <w:r w:rsidR="009535B5">
          <w:t xml:space="preserve"> </w:t>
        </w:r>
      </w:ins>
      <w:ins w:id="565" w:author="Anil Bandari" w:date="2022-12-08T11:19:00Z">
        <w:r w:rsidR="00BC0BF6">
          <w:t xml:space="preserve">analysis on </w:t>
        </w:r>
      </w:ins>
      <w:ins w:id="566" w:author="Anil Bandari" w:date="2022-12-08T11:17:00Z">
        <w:r w:rsidR="009535B5">
          <w:t>Dynamic World</w:t>
        </w:r>
      </w:ins>
      <w:ins w:id="567" w:author="Anil Bandari" w:date="2022-12-08T11:20:00Z">
        <w:r w:rsidR="00BC0BF6">
          <w:t xml:space="preserve"> label (downloading</w:t>
        </w:r>
      </w:ins>
      <w:ins w:id="568" w:author="Anil Bandari" w:date="2022-12-08T11:19:00Z">
        <w:r w:rsidR="00BC0BF6">
          <w:t xml:space="preserve">, </w:t>
        </w:r>
      </w:ins>
      <w:ins w:id="569" w:author="Anil Bandari" w:date="2022-12-08T11:20:00Z">
        <w:r w:rsidR="00BC0BF6">
          <w:t>EDA</w:t>
        </w:r>
      </w:ins>
      <w:ins w:id="570" w:author="Anil Bandari" w:date="2022-12-08T11:21:00Z">
        <w:r w:rsidR="00BC0BF6">
          <w:t>,</w:t>
        </w:r>
      </w:ins>
      <w:ins w:id="571" w:author="Anil Bandari" w:date="2022-12-08T11:16:00Z">
        <w:r w:rsidR="009535B5">
          <w:t xml:space="preserve"> </w:t>
        </w:r>
      </w:ins>
      <w:ins w:id="572" w:author="Anil Bandari" w:date="2022-12-08T11:19:00Z">
        <w:r w:rsidR="00BC0BF6">
          <w:t>train</w:t>
        </w:r>
      </w:ins>
      <w:ins w:id="573" w:author="Anil Bandari" w:date="2022-12-08T11:20:00Z">
        <w:r w:rsidR="00BC0BF6">
          <w:t>ing</w:t>
        </w:r>
      </w:ins>
      <w:ins w:id="574" w:author="Anil Bandari" w:date="2022-12-08T11:22:00Z">
        <w:r w:rsidR="009858EF">
          <w:t>, writing this report</w:t>
        </w:r>
      </w:ins>
      <w:ins w:id="575" w:author="Anil Bandari" w:date="2022-12-08T11:21:00Z">
        <w:r w:rsidR="00BC0BF6">
          <w:t xml:space="preserve"> and making slides</w:t>
        </w:r>
      </w:ins>
      <w:ins w:id="576" w:author="Anil Bandari" w:date="2022-12-08T11:20:00Z">
        <w:r w:rsidR="00BC0BF6">
          <w:t>)</w:t>
        </w:r>
      </w:ins>
      <w:ins w:id="577" w:author="Anil Bandari" w:date="2022-12-08T11:16:00Z">
        <w:r w:rsidR="009535B5">
          <w:t xml:space="preserve">, </w:t>
        </w:r>
      </w:ins>
      <w:ins w:id="578" w:author="Anil Bandari" w:date="2022-12-08T11:20:00Z">
        <w:del w:id="579" w:author="池田 祐樹" w:date="2022-12-08T20:51:00Z">
          <w:r w:rsidR="00BC0BF6" w:rsidDel="00E02E96">
            <w:delText>develop</w:delText>
          </w:r>
        </w:del>
      </w:ins>
      <w:ins w:id="580" w:author="池田 祐樹" w:date="2022-12-08T20:51:00Z">
        <w:r w:rsidR="00E02E96">
          <w:t>establish</w:t>
        </w:r>
      </w:ins>
      <w:ins w:id="581" w:author="Anil Bandari" w:date="2022-12-08T11:20:00Z">
        <w:r w:rsidR="00BC0BF6">
          <w:t>ed</w:t>
        </w:r>
      </w:ins>
      <w:ins w:id="582" w:author="Anil Bandari" w:date="2022-12-08T11:16:00Z">
        <w:r w:rsidR="009535B5">
          <w:t xml:space="preserve"> the </w:t>
        </w:r>
      </w:ins>
      <w:ins w:id="583" w:author="Anil Bandari" w:date="2022-12-08T11:20:00Z">
        <w:r w:rsidR="00BC0BF6">
          <w:t>way of</w:t>
        </w:r>
      </w:ins>
      <w:ins w:id="584" w:author="Anil Bandari" w:date="2022-12-08T11:16:00Z">
        <w:r w:rsidR="009535B5">
          <w:t xml:space="preserve"> </w:t>
        </w:r>
      </w:ins>
      <w:ins w:id="585" w:author="Anil Bandari" w:date="2022-12-08T11:22:00Z">
        <w:r w:rsidR="00112154">
          <w:t>reliable</w:t>
        </w:r>
        <w:r w:rsidR="000C1403">
          <w:t xml:space="preserve"> </w:t>
        </w:r>
      </w:ins>
      <w:ins w:id="586" w:author="Anil Bandari" w:date="2022-12-08T11:16:00Z">
        <w:r w:rsidR="009535B5">
          <w:t xml:space="preserve">evaluation </w:t>
        </w:r>
      </w:ins>
      <w:ins w:id="587" w:author="Anil Bandari" w:date="2022-12-08T11:23:00Z">
        <w:r w:rsidR="009875D7">
          <w:t xml:space="preserve">using DFC2021 contest page </w:t>
        </w:r>
        <w:r w:rsidR="00E821E8">
          <w:t xml:space="preserve">on </w:t>
        </w:r>
      </w:ins>
      <w:proofErr w:type="spellStart"/>
      <w:ins w:id="588" w:author="Anil Bandari" w:date="2022-12-08T11:16:00Z">
        <w:r w:rsidR="009535B5">
          <w:t>Codalab</w:t>
        </w:r>
      </w:ins>
      <w:proofErr w:type="spellEnd"/>
      <w:ins w:id="589" w:author="池田 祐樹" w:date="2022-12-08T20:51:00Z">
        <w:r w:rsidR="00E02E96">
          <w:t xml:space="preserve"> (including developing </w:t>
        </w:r>
      </w:ins>
      <w:ins w:id="590" w:author="池田 祐樹" w:date="2022-12-08T20:53:00Z">
        <w:r w:rsidR="00A7683E">
          <w:t xml:space="preserve">the </w:t>
        </w:r>
      </w:ins>
      <w:ins w:id="591" w:author="池田 祐樹" w:date="2022-12-09T05:44:00Z">
        <w:r w:rsidR="001C4492">
          <w:t>initial</w:t>
        </w:r>
      </w:ins>
      <w:ins w:id="592" w:author="池田 祐樹" w:date="2022-12-08T20:53:00Z">
        <w:r w:rsidR="0088396B">
          <w:t xml:space="preserve"> </w:t>
        </w:r>
      </w:ins>
      <w:ins w:id="593" w:author="池田 祐樹" w:date="2022-12-08T20:51:00Z">
        <w:r w:rsidR="00E02E96">
          <w:t>code</w:t>
        </w:r>
      </w:ins>
      <w:ins w:id="594" w:author="池田 祐樹" w:date="2022-12-08T21:16:00Z">
        <w:r w:rsidR="00286857">
          <w:t xml:space="preserve"> for </w:t>
        </w:r>
        <w:proofErr w:type="spellStart"/>
        <w:r w:rsidR="00286857">
          <w:t>submisstion</w:t>
        </w:r>
      </w:ins>
      <w:proofErr w:type="spellEnd"/>
      <w:ins w:id="595" w:author="池田 祐樹" w:date="2022-12-08T20:51:00Z">
        <w:r w:rsidR="00E02E96">
          <w:t>)</w:t>
        </w:r>
      </w:ins>
      <w:ins w:id="596" w:author="池田 祐樹" w:date="2022-12-08T20:48:00Z">
        <w:r w:rsidR="00E02E96">
          <w:t xml:space="preserve">, </w:t>
        </w:r>
      </w:ins>
      <w:ins w:id="597" w:author="池田 祐樹" w:date="2022-12-08T20:49:00Z">
        <w:r w:rsidR="00E02E96">
          <w:t>explor</w:t>
        </w:r>
      </w:ins>
      <w:ins w:id="598" w:author="池田 祐樹" w:date="2022-12-08T20:50:00Z">
        <w:r w:rsidR="00E02E96">
          <w:t xml:space="preserve">ed </w:t>
        </w:r>
      </w:ins>
      <w:ins w:id="599" w:author="池田 祐樹" w:date="2022-12-09T05:44:00Z">
        <w:r w:rsidR="00E26ADB">
          <w:t xml:space="preserve">and shared </w:t>
        </w:r>
      </w:ins>
      <w:ins w:id="600" w:author="池田 祐樹" w:date="2022-12-08T20:50:00Z">
        <w:r w:rsidR="00E02E96">
          <w:t xml:space="preserve">an </w:t>
        </w:r>
      </w:ins>
      <w:ins w:id="601" w:author="池田 祐樹" w:date="2022-12-08T20:48:00Z">
        <w:r w:rsidR="00E02E96">
          <w:t xml:space="preserve">efficient way to </w:t>
        </w:r>
      </w:ins>
      <w:ins w:id="602" w:author="池田 祐樹" w:date="2022-12-08T20:50:00Z">
        <w:r w:rsidR="00E02E96">
          <w:t xml:space="preserve">use </w:t>
        </w:r>
        <w:proofErr w:type="spellStart"/>
        <w:r w:rsidR="00E02E96">
          <w:t>GroundWork</w:t>
        </w:r>
        <w:proofErr w:type="spellEnd"/>
        <w:r w:rsidR="00E02E96">
          <w:t xml:space="preserve"> for manual </w:t>
        </w:r>
        <w:proofErr w:type="spellStart"/>
        <w:r w:rsidR="00E02E96">
          <w:t>labling</w:t>
        </w:r>
        <w:proofErr w:type="spellEnd"/>
        <w:r w:rsidR="00E02E96">
          <w:t xml:space="preserve">, and </w:t>
        </w:r>
        <w:proofErr w:type="spellStart"/>
        <w:r w:rsidR="00E02E96">
          <w:t>developled</w:t>
        </w:r>
        <w:proofErr w:type="spellEnd"/>
        <w:r w:rsidR="00E02E96">
          <w:t xml:space="preserve"> </w:t>
        </w:r>
      </w:ins>
      <w:ins w:id="603" w:author="池田 祐樹" w:date="2022-12-08T20:51:00Z">
        <w:r w:rsidR="00E02E96">
          <w:t>the code to</w:t>
        </w:r>
      </w:ins>
      <w:ins w:id="604" w:author="池田 祐樹" w:date="2022-12-08T20:50:00Z">
        <w:r w:rsidR="00E02E96">
          <w:t xml:space="preserve"> </w:t>
        </w:r>
      </w:ins>
      <w:ins w:id="605" w:author="池田 祐樹" w:date="2022-12-08T20:49:00Z">
        <w:r w:rsidR="00E02E96">
          <w:t xml:space="preserve">convert </w:t>
        </w:r>
      </w:ins>
      <w:ins w:id="606" w:author="池田 祐樹" w:date="2022-12-08T20:52:00Z">
        <w:r w:rsidR="00E02E96">
          <w:t xml:space="preserve">a </w:t>
        </w:r>
        <w:proofErr w:type="spellStart"/>
        <w:r w:rsidR="00E02E96">
          <w:t>geojson</w:t>
        </w:r>
        <w:proofErr w:type="spellEnd"/>
        <w:r w:rsidR="00E02E96">
          <w:t xml:space="preserve"> file of a </w:t>
        </w:r>
      </w:ins>
      <w:ins w:id="607" w:author="池田 祐樹" w:date="2022-12-08T20:49:00Z">
        <w:r w:rsidR="00E02E96">
          <w:t xml:space="preserve">manual label on </w:t>
        </w:r>
        <w:proofErr w:type="spellStart"/>
        <w:r w:rsidR="00E02E96">
          <w:t>GroundWork</w:t>
        </w:r>
        <w:proofErr w:type="spellEnd"/>
        <w:r w:rsidR="00E02E96">
          <w:t xml:space="preserve"> into </w:t>
        </w:r>
        <w:proofErr w:type="spellStart"/>
        <w:r w:rsidR="00E02E96">
          <w:t>numpy</w:t>
        </w:r>
        <w:proofErr w:type="spellEnd"/>
        <w:r w:rsidR="00E02E96">
          <w:t xml:space="preserve"> array</w:t>
        </w:r>
      </w:ins>
      <w:ins w:id="608" w:author="Anil Bandari" w:date="2022-12-08T11:16:00Z">
        <w:del w:id="609" w:author="池田 祐樹" w:date="2022-12-08T20:48:00Z">
          <w:r w:rsidR="009535B5" w:rsidDel="00E02E96">
            <w:delText>.</w:delText>
          </w:r>
        </w:del>
      </w:ins>
    </w:p>
    <w:p w14:paraId="32618C8E" w14:textId="2B4F2BE2" w:rsidR="00AB0113" w:rsidRDefault="00AB0113" w:rsidP="00737A3C">
      <w:pPr>
        <w:pStyle w:val="1"/>
      </w:pPr>
      <w:r>
        <w:t>Reference:</w:t>
      </w:r>
    </w:p>
    <w:p w14:paraId="5F10DA89" w14:textId="0366EB07" w:rsidR="00087ACC" w:rsidRPr="00087ACC" w:rsidRDefault="00F61796" w:rsidP="00087ACC">
      <w:pPr>
        <w:widowControl w:val="0"/>
        <w:autoSpaceDE w:val="0"/>
        <w:autoSpaceDN w:val="0"/>
        <w:adjustRightInd w:val="0"/>
        <w:spacing w:line="240" w:lineRule="auto"/>
        <w:ind w:left="640" w:hanging="640"/>
        <w:rPr>
          <w:rFonts w:ascii="Times New Roman" w:hAnsi="Times New Roman" w:cs="Times New Roman"/>
          <w:noProof/>
        </w:rPr>
      </w:pPr>
      <w:r>
        <w:fldChar w:fldCharType="begin" w:fldLock="1"/>
      </w:r>
      <w:r>
        <w:instrText xml:space="preserve">ADDIN Mendeley Bibliography CSL_BIBLIOGRAPHY </w:instrText>
      </w:r>
      <w:r>
        <w:fldChar w:fldCharType="separate"/>
      </w:r>
      <w:r w:rsidR="00087ACC" w:rsidRPr="00087ACC">
        <w:rPr>
          <w:rFonts w:ascii="Times New Roman" w:hAnsi="Times New Roman" w:cs="Times New Roman"/>
          <w:noProof/>
        </w:rPr>
        <w:t>[1]</w:t>
      </w:r>
      <w:r w:rsidR="00087ACC" w:rsidRPr="00087ACC">
        <w:rPr>
          <w:rFonts w:ascii="Times New Roman" w:hAnsi="Times New Roman" w:cs="Times New Roman"/>
          <w:noProof/>
        </w:rPr>
        <w:tab/>
        <w:t>N. Malkin, C. Robinson, and N. Jojic, “High-resolution land cover change from low-resolution labels: Simple baselines for the 2021 IEEE GRSS Data Fusion Contest,” Jan. 2021.</w:t>
      </w:r>
    </w:p>
    <w:p w14:paraId="249C9303" w14:textId="77777777" w:rsidR="00087ACC" w:rsidRPr="00087ACC" w:rsidRDefault="00087ACC" w:rsidP="00087ACC">
      <w:pPr>
        <w:widowControl w:val="0"/>
        <w:autoSpaceDE w:val="0"/>
        <w:autoSpaceDN w:val="0"/>
        <w:adjustRightInd w:val="0"/>
        <w:spacing w:line="240" w:lineRule="auto"/>
        <w:ind w:left="640" w:hanging="640"/>
        <w:rPr>
          <w:rFonts w:ascii="Times New Roman" w:hAnsi="Times New Roman" w:cs="Times New Roman"/>
          <w:noProof/>
        </w:rPr>
      </w:pPr>
      <w:r w:rsidRPr="00087ACC">
        <w:rPr>
          <w:rFonts w:ascii="Times New Roman" w:hAnsi="Times New Roman" w:cs="Times New Roman"/>
          <w:noProof/>
        </w:rPr>
        <w:t>[2]</w:t>
      </w:r>
      <w:r w:rsidRPr="00087ACC">
        <w:rPr>
          <w:rFonts w:ascii="Times New Roman" w:hAnsi="Times New Roman" w:cs="Times New Roman"/>
          <w:noProof/>
        </w:rPr>
        <w:tab/>
        <w:t xml:space="preserve">Z. Li, F. Lu, H. Zhang, G. Yang, and L. Zhang, “CHANGE CROSS-DETECTION BASED ON LABEL IMPROVEMENTS AND MULTI- MODEL FUSION FOR MULTI-TEMPORAL REMOTE SENSING IMAGES State Key Laboratory of Information Engineering in Surveying , Mapping and Remote Sensing , School of Electronic Information , Wuhan Univer,” </w:t>
      </w:r>
      <w:r w:rsidRPr="00087ACC">
        <w:rPr>
          <w:rFonts w:ascii="Times New Roman" w:hAnsi="Times New Roman" w:cs="Times New Roman"/>
          <w:i/>
          <w:iCs/>
          <w:noProof/>
        </w:rPr>
        <w:t>Int. Geosci. Remote Sens. Symp.</w:t>
      </w:r>
      <w:r w:rsidRPr="00087ACC">
        <w:rPr>
          <w:rFonts w:ascii="Times New Roman" w:hAnsi="Times New Roman" w:cs="Times New Roman"/>
          <w:noProof/>
        </w:rPr>
        <w:t>, pp. 2054–2057, 2021.</w:t>
      </w:r>
    </w:p>
    <w:p w14:paraId="25C09A61" w14:textId="77777777" w:rsidR="00087ACC" w:rsidRPr="00087ACC" w:rsidRDefault="00087ACC" w:rsidP="00087ACC">
      <w:pPr>
        <w:widowControl w:val="0"/>
        <w:autoSpaceDE w:val="0"/>
        <w:autoSpaceDN w:val="0"/>
        <w:adjustRightInd w:val="0"/>
        <w:spacing w:line="240" w:lineRule="auto"/>
        <w:ind w:left="640" w:hanging="640"/>
        <w:rPr>
          <w:rFonts w:ascii="Times New Roman" w:hAnsi="Times New Roman" w:cs="Times New Roman"/>
          <w:noProof/>
        </w:rPr>
      </w:pPr>
      <w:r w:rsidRPr="00087ACC">
        <w:rPr>
          <w:rFonts w:ascii="Times New Roman" w:hAnsi="Times New Roman" w:cs="Times New Roman"/>
          <w:noProof/>
        </w:rPr>
        <w:lastRenderedPageBreak/>
        <w:t>[3]</w:t>
      </w:r>
      <w:r w:rsidRPr="00087ACC">
        <w:rPr>
          <w:rFonts w:ascii="Times New Roman" w:hAnsi="Times New Roman" w:cs="Times New Roman"/>
          <w:noProof/>
        </w:rPr>
        <w:tab/>
        <w:t xml:space="preserve">L. Tu, J. Li, and X. Huang, “High-Resolution Land Cover Change Detection Using Low-Resolution Labels via a Semi-Supervised Deep Learning Approach - 2021 IEEE Data Fusion Contest Track MSD,” in </w:t>
      </w:r>
      <w:r w:rsidRPr="00087ACC">
        <w:rPr>
          <w:rFonts w:ascii="Times New Roman" w:hAnsi="Times New Roman" w:cs="Times New Roman"/>
          <w:i/>
          <w:iCs/>
          <w:noProof/>
        </w:rPr>
        <w:t>2021 IEEE International Geoscience and Remote Sensing Symposium IGARSS</w:t>
      </w:r>
      <w:r w:rsidRPr="00087ACC">
        <w:rPr>
          <w:rFonts w:ascii="Times New Roman" w:hAnsi="Times New Roman" w:cs="Times New Roman"/>
          <w:noProof/>
        </w:rPr>
        <w:t>, 2021, pp. 2058–2061.</w:t>
      </w:r>
    </w:p>
    <w:p w14:paraId="68EF4F3B" w14:textId="48D8E408" w:rsidR="00087ACC" w:rsidRPr="00087ACC" w:rsidRDefault="00087ACC" w:rsidP="00087ACC">
      <w:pPr>
        <w:widowControl w:val="0"/>
        <w:autoSpaceDE w:val="0"/>
        <w:autoSpaceDN w:val="0"/>
        <w:adjustRightInd w:val="0"/>
        <w:spacing w:line="240" w:lineRule="auto"/>
        <w:ind w:left="640" w:hanging="640"/>
        <w:rPr>
          <w:rFonts w:ascii="Times New Roman" w:hAnsi="Times New Roman" w:cs="Times New Roman"/>
          <w:noProof/>
        </w:rPr>
      </w:pPr>
      <w:r w:rsidRPr="00087ACC">
        <w:rPr>
          <w:rFonts w:ascii="Times New Roman" w:hAnsi="Times New Roman" w:cs="Times New Roman"/>
          <w:noProof/>
        </w:rPr>
        <w:t>[4]</w:t>
      </w:r>
      <w:r w:rsidRPr="00087ACC">
        <w:rPr>
          <w:rFonts w:ascii="Times New Roman" w:hAnsi="Times New Roman" w:cs="Times New Roman"/>
          <w:noProof/>
        </w:rPr>
        <w:tab/>
        <w:t>“</w:t>
      </w:r>
      <w:r w:rsidR="0070432C" w:rsidRPr="0070432C">
        <w:rPr>
          <w:rFonts w:ascii="Times New Roman" w:hAnsi="Times New Roman" w:cs="Times New Roman"/>
          <w:noProof/>
        </w:rPr>
        <w:t>2021 IEEE GRSS Data Fusion Contest: Track MSD</w:t>
      </w:r>
      <w:r w:rsidRPr="00087ACC">
        <w:rPr>
          <w:rFonts w:ascii="Times New Roman" w:hAnsi="Times New Roman" w:cs="Times New Roman"/>
          <w:noProof/>
        </w:rPr>
        <w:t>” [Online]. Available: https://www.grss-ieee.org/community/technical-committees/2021-ieee-grss-data-fusion-contest-track-msd/.</w:t>
      </w:r>
    </w:p>
    <w:p w14:paraId="3FBF7C06" w14:textId="6F9C0370" w:rsidR="00087ACC" w:rsidRPr="00087ACC" w:rsidRDefault="00087ACC" w:rsidP="00087ACC">
      <w:pPr>
        <w:widowControl w:val="0"/>
        <w:autoSpaceDE w:val="0"/>
        <w:autoSpaceDN w:val="0"/>
        <w:adjustRightInd w:val="0"/>
        <w:spacing w:line="240" w:lineRule="auto"/>
        <w:ind w:left="640" w:hanging="640"/>
        <w:rPr>
          <w:rFonts w:ascii="Times New Roman" w:hAnsi="Times New Roman" w:cs="Times New Roman"/>
          <w:noProof/>
        </w:rPr>
      </w:pPr>
      <w:r w:rsidRPr="00087ACC">
        <w:rPr>
          <w:rFonts w:ascii="Times New Roman" w:hAnsi="Times New Roman" w:cs="Times New Roman"/>
          <w:noProof/>
        </w:rPr>
        <w:t>[5]</w:t>
      </w:r>
      <w:r w:rsidRPr="00087ACC">
        <w:rPr>
          <w:rFonts w:ascii="Times New Roman" w:hAnsi="Times New Roman" w:cs="Times New Roman"/>
          <w:noProof/>
        </w:rPr>
        <w:tab/>
        <w:t xml:space="preserve">Q. Bao </w:t>
      </w:r>
      <w:r w:rsidRPr="00087ACC">
        <w:rPr>
          <w:rFonts w:ascii="Times New Roman" w:hAnsi="Times New Roman" w:cs="Times New Roman"/>
          <w:i/>
          <w:iCs/>
          <w:noProof/>
        </w:rPr>
        <w:t>et al.</w:t>
      </w:r>
      <w:r w:rsidRPr="00087ACC">
        <w:rPr>
          <w:rFonts w:ascii="Times New Roman" w:hAnsi="Times New Roman" w:cs="Times New Roman"/>
          <w:noProof/>
        </w:rPr>
        <w:t xml:space="preserve">, “MRTA : MULTI-RESOLUTION TRAINING ALGORITHM FOR MULTITEMPORAL SEMANTIC CHANGE DETECTION Qianyue Bao, Yang Liu, Zixiao Zhang, Dafan Chen, Yuting Yang, Licheng Jiao, Fang Liu Key Laboratory of Intelligent Perception and Image Understanding of Ministry,” </w:t>
      </w:r>
      <w:r w:rsidRPr="00087ACC">
        <w:rPr>
          <w:rFonts w:ascii="Times New Roman" w:hAnsi="Times New Roman" w:cs="Times New Roman"/>
          <w:i/>
          <w:iCs/>
          <w:noProof/>
        </w:rPr>
        <w:t>Int. Geosci. Remote Sens. Symp.</w:t>
      </w:r>
      <w:r w:rsidRPr="00087ACC">
        <w:rPr>
          <w:rFonts w:ascii="Times New Roman" w:hAnsi="Times New Roman" w:cs="Times New Roman"/>
          <w:noProof/>
        </w:rPr>
        <w:t>, pp. 2062–2065, 2021.</w:t>
      </w:r>
    </w:p>
    <w:p w14:paraId="3005DA1B" w14:textId="77777777" w:rsidR="00087ACC" w:rsidRPr="00087ACC" w:rsidRDefault="00087ACC" w:rsidP="00087ACC">
      <w:pPr>
        <w:widowControl w:val="0"/>
        <w:autoSpaceDE w:val="0"/>
        <w:autoSpaceDN w:val="0"/>
        <w:adjustRightInd w:val="0"/>
        <w:spacing w:line="240" w:lineRule="auto"/>
        <w:ind w:left="640" w:hanging="640"/>
        <w:rPr>
          <w:rFonts w:ascii="Times New Roman" w:hAnsi="Times New Roman" w:cs="Times New Roman"/>
          <w:noProof/>
        </w:rPr>
      </w:pPr>
      <w:r w:rsidRPr="00087ACC">
        <w:rPr>
          <w:rFonts w:ascii="Times New Roman" w:hAnsi="Times New Roman" w:cs="Times New Roman"/>
          <w:noProof/>
        </w:rPr>
        <w:t>[6]</w:t>
      </w:r>
      <w:r w:rsidRPr="00087ACC">
        <w:rPr>
          <w:rFonts w:ascii="Times New Roman" w:hAnsi="Times New Roman" w:cs="Times New Roman"/>
          <w:noProof/>
        </w:rPr>
        <w:tab/>
        <w:t xml:space="preserve">Z. Li </w:t>
      </w:r>
      <w:r w:rsidRPr="00087ACC">
        <w:rPr>
          <w:rFonts w:ascii="Times New Roman" w:hAnsi="Times New Roman" w:cs="Times New Roman"/>
          <w:i/>
          <w:iCs/>
          <w:noProof/>
        </w:rPr>
        <w:t>et al.</w:t>
      </w:r>
      <w:r w:rsidRPr="00087ACC">
        <w:rPr>
          <w:rFonts w:ascii="Times New Roman" w:hAnsi="Times New Roman" w:cs="Times New Roman"/>
          <w:noProof/>
        </w:rPr>
        <w:t xml:space="preserve">, “The Outcome of the 2021 IEEE GRSS Data Fusion Contest—Track MSD: Multitemporal Semantic Change Detection,” </w:t>
      </w:r>
      <w:r w:rsidRPr="00087ACC">
        <w:rPr>
          <w:rFonts w:ascii="Times New Roman" w:hAnsi="Times New Roman" w:cs="Times New Roman"/>
          <w:i/>
          <w:iCs/>
          <w:noProof/>
        </w:rPr>
        <w:t>IEEE J. Sel. Top. Appl. Earth Obs. Remote Sens.</w:t>
      </w:r>
      <w:r w:rsidRPr="00087ACC">
        <w:rPr>
          <w:rFonts w:ascii="Times New Roman" w:hAnsi="Times New Roman" w:cs="Times New Roman"/>
          <w:noProof/>
        </w:rPr>
        <w:t>, vol. 15, pp. 1643–1655, 2022.</w:t>
      </w:r>
    </w:p>
    <w:p w14:paraId="6B8D152C" w14:textId="0AD73BA3" w:rsidR="00087ACC" w:rsidRPr="00087ACC" w:rsidRDefault="00087ACC" w:rsidP="00087ACC">
      <w:pPr>
        <w:widowControl w:val="0"/>
        <w:autoSpaceDE w:val="0"/>
        <w:autoSpaceDN w:val="0"/>
        <w:adjustRightInd w:val="0"/>
        <w:spacing w:line="240" w:lineRule="auto"/>
        <w:ind w:left="640" w:hanging="640"/>
        <w:rPr>
          <w:rFonts w:ascii="Times New Roman" w:hAnsi="Times New Roman" w:cs="Times New Roman"/>
          <w:noProof/>
        </w:rPr>
      </w:pPr>
      <w:r w:rsidRPr="00087ACC">
        <w:rPr>
          <w:rFonts w:ascii="Times New Roman" w:hAnsi="Times New Roman" w:cs="Times New Roman"/>
          <w:noProof/>
        </w:rPr>
        <w:t>[7]</w:t>
      </w:r>
      <w:r w:rsidRPr="00087ACC">
        <w:rPr>
          <w:rFonts w:ascii="Times New Roman" w:hAnsi="Times New Roman" w:cs="Times New Roman"/>
          <w:noProof/>
        </w:rPr>
        <w:tab/>
        <w:t xml:space="preserve">Z. Zheng, Y. Liu, S. Tian, J. Wang, A. Ma, and Y. Zhong, “WEAKLY SUPERVISED SEMANTIC CHANGE DETECTION VIA LABEL REFINEMENT FRAMEWORK State Key Laboratory of Information Engineering in Surveying, Mapping and Remote Sensing Wuhan University, Wuhan 430079, China,” </w:t>
      </w:r>
      <w:r w:rsidRPr="00087ACC">
        <w:rPr>
          <w:rFonts w:ascii="Times New Roman" w:hAnsi="Times New Roman" w:cs="Times New Roman"/>
          <w:i/>
          <w:iCs/>
          <w:noProof/>
        </w:rPr>
        <w:t>Int. Geosci. Remote Sens. Symp.</w:t>
      </w:r>
      <w:r w:rsidRPr="00087ACC">
        <w:rPr>
          <w:rFonts w:ascii="Times New Roman" w:hAnsi="Times New Roman" w:cs="Times New Roman"/>
          <w:noProof/>
        </w:rPr>
        <w:t>, pp. 2066–2069, 2021.</w:t>
      </w:r>
    </w:p>
    <w:p w14:paraId="17535213" w14:textId="2086B787" w:rsidR="00BE082C" w:rsidRPr="005B2D92" w:rsidRDefault="00F61796" w:rsidP="003666DF">
      <w:pPr>
        <w:ind w:left="629" w:hangingChars="262" w:hanging="629"/>
        <w:rPr>
          <w:ins w:id="610" w:author="池田 祐樹" w:date="2022-12-17T15:44:00Z"/>
          <w:rFonts w:ascii="Times New Roman" w:hAnsi="Times New Roman" w:cs="Times New Roman"/>
          <w:shd w:val="clear" w:color="auto" w:fill="FFFFFF"/>
          <w:rPrChange w:id="611" w:author="池田 祐樹" w:date="2022-12-17T16:17:00Z">
            <w:rPr>
              <w:ins w:id="612" w:author="池田 祐樹" w:date="2022-12-17T15:44:00Z"/>
              <w:rFonts w:ascii="Times New Roman" w:hAnsi="Times New Roman" w:cs="Times New Roman"/>
              <w:color w:val="222222"/>
              <w:shd w:val="clear" w:color="auto" w:fill="FFFFFF"/>
            </w:rPr>
          </w:rPrChange>
        </w:rPr>
      </w:pPr>
      <w:r>
        <w:fldChar w:fldCharType="end"/>
      </w:r>
      <w:commentRangeStart w:id="613"/>
      <w:ins w:id="614" w:author="池田 祐樹" w:date="2022-12-17T15:43:00Z">
        <w:r w:rsidR="003666DF" w:rsidRPr="005B2D92">
          <w:rPr>
            <w:rFonts w:ascii="Times New Roman" w:hAnsi="Times New Roman" w:cs="Times New Roman"/>
            <w:rPrChange w:id="615" w:author="池田 祐樹" w:date="2022-12-17T16:17:00Z">
              <w:rPr/>
            </w:rPrChange>
          </w:rPr>
          <w:t xml:space="preserve">[8]      </w:t>
        </w:r>
        <w:r w:rsidR="003666DF" w:rsidRPr="005B2D92">
          <w:rPr>
            <w:rFonts w:ascii="Times New Roman" w:hAnsi="Times New Roman" w:cs="Times New Roman"/>
            <w:shd w:val="clear" w:color="auto" w:fill="FFFFFF"/>
            <w:rPrChange w:id="616" w:author="池田 祐樹" w:date="2022-12-17T16:17:00Z">
              <w:rPr>
                <w:rFonts w:ascii="Segoe UI" w:hAnsi="Segoe UI" w:cs="Segoe UI"/>
                <w:color w:val="222222"/>
                <w:shd w:val="clear" w:color="auto" w:fill="FFFFFF"/>
              </w:rPr>
            </w:rPrChange>
          </w:rPr>
          <w:t xml:space="preserve">Brown, C.F., Brumby, S.P., </w:t>
        </w:r>
        <w:proofErr w:type="spellStart"/>
        <w:r w:rsidR="003666DF" w:rsidRPr="005B2D92">
          <w:rPr>
            <w:rFonts w:ascii="Times New Roman" w:hAnsi="Times New Roman" w:cs="Times New Roman"/>
            <w:shd w:val="clear" w:color="auto" w:fill="FFFFFF"/>
            <w:rPrChange w:id="617" w:author="池田 祐樹" w:date="2022-12-17T16:17:00Z">
              <w:rPr>
                <w:rFonts w:ascii="Segoe UI" w:hAnsi="Segoe UI" w:cs="Segoe UI"/>
                <w:color w:val="222222"/>
                <w:shd w:val="clear" w:color="auto" w:fill="FFFFFF"/>
              </w:rPr>
            </w:rPrChange>
          </w:rPr>
          <w:t>Guzder</w:t>
        </w:r>
        <w:proofErr w:type="spellEnd"/>
        <w:r w:rsidR="003666DF" w:rsidRPr="005B2D92">
          <w:rPr>
            <w:rFonts w:ascii="Times New Roman" w:hAnsi="Times New Roman" w:cs="Times New Roman"/>
            <w:shd w:val="clear" w:color="auto" w:fill="FFFFFF"/>
            <w:rPrChange w:id="618" w:author="池田 祐樹" w:date="2022-12-17T16:17:00Z">
              <w:rPr>
                <w:rFonts w:ascii="Segoe UI" w:hAnsi="Segoe UI" w:cs="Segoe UI"/>
                <w:color w:val="222222"/>
                <w:shd w:val="clear" w:color="auto" w:fill="FFFFFF"/>
              </w:rPr>
            </w:rPrChange>
          </w:rPr>
          <w:t>-Williams, B. </w:t>
        </w:r>
        <w:r w:rsidR="003666DF" w:rsidRPr="005B2D92">
          <w:rPr>
            <w:rFonts w:ascii="Times New Roman" w:hAnsi="Times New Roman" w:cs="Times New Roman"/>
            <w:i/>
            <w:iCs/>
            <w:shd w:val="clear" w:color="auto" w:fill="FFFFFF"/>
            <w:rPrChange w:id="619" w:author="池田 祐樹" w:date="2022-12-17T16:17:00Z">
              <w:rPr>
                <w:rFonts w:ascii="Segoe UI" w:hAnsi="Segoe UI" w:cs="Segoe UI"/>
                <w:i/>
                <w:iCs/>
                <w:color w:val="222222"/>
                <w:shd w:val="clear" w:color="auto" w:fill="FFFFFF"/>
              </w:rPr>
            </w:rPrChange>
          </w:rPr>
          <w:t>et al.</w:t>
        </w:r>
        <w:r w:rsidR="003666DF" w:rsidRPr="005B2D92">
          <w:rPr>
            <w:rFonts w:ascii="Times New Roman" w:hAnsi="Times New Roman" w:cs="Times New Roman"/>
            <w:shd w:val="clear" w:color="auto" w:fill="FFFFFF"/>
            <w:rPrChange w:id="620" w:author="池田 祐樹" w:date="2022-12-17T16:17:00Z">
              <w:rPr>
                <w:rFonts w:ascii="Segoe UI" w:hAnsi="Segoe UI" w:cs="Segoe UI"/>
                <w:color w:val="222222"/>
                <w:shd w:val="clear" w:color="auto" w:fill="FFFFFF"/>
              </w:rPr>
            </w:rPrChange>
          </w:rPr>
          <w:t> </w:t>
        </w:r>
      </w:ins>
      <w:ins w:id="621" w:author="池田 祐樹" w:date="2022-12-17T16:43:00Z">
        <w:r w:rsidR="00590402">
          <w:rPr>
            <w:rFonts w:ascii="Times New Roman" w:hAnsi="Times New Roman" w:cs="Times New Roman"/>
            <w:shd w:val="clear" w:color="auto" w:fill="FFFFFF"/>
          </w:rPr>
          <w:t>“</w:t>
        </w:r>
      </w:ins>
      <w:ins w:id="622" w:author="池田 祐樹" w:date="2022-12-17T15:43:00Z">
        <w:r w:rsidR="003666DF" w:rsidRPr="005B2D92">
          <w:rPr>
            <w:rFonts w:ascii="Times New Roman" w:hAnsi="Times New Roman" w:cs="Times New Roman"/>
            <w:shd w:val="clear" w:color="auto" w:fill="FFFFFF"/>
            <w:rPrChange w:id="623" w:author="池田 祐樹" w:date="2022-12-17T16:17:00Z">
              <w:rPr>
                <w:rFonts w:ascii="Segoe UI" w:hAnsi="Segoe UI" w:cs="Segoe UI"/>
                <w:color w:val="222222"/>
                <w:shd w:val="clear" w:color="auto" w:fill="FFFFFF"/>
              </w:rPr>
            </w:rPrChange>
          </w:rPr>
          <w:t>Dynamic World, Near real-time global 10 m land use land cover mapping</w:t>
        </w:r>
      </w:ins>
      <w:ins w:id="624" w:author="池田 祐樹" w:date="2022-12-17T16:43:00Z">
        <w:r w:rsidR="00590402">
          <w:rPr>
            <w:rFonts w:ascii="Times New Roman" w:hAnsi="Times New Roman" w:cs="Times New Roman"/>
            <w:shd w:val="clear" w:color="auto" w:fill="FFFFFF"/>
          </w:rPr>
          <w:t>,”</w:t>
        </w:r>
      </w:ins>
      <w:ins w:id="625" w:author="池田 祐樹" w:date="2022-12-17T15:43:00Z">
        <w:r w:rsidR="003666DF" w:rsidRPr="005B2D92">
          <w:rPr>
            <w:rFonts w:ascii="Times New Roman" w:hAnsi="Times New Roman" w:cs="Times New Roman"/>
            <w:shd w:val="clear" w:color="auto" w:fill="FFFFFF"/>
            <w:rPrChange w:id="626" w:author="池田 祐樹" w:date="2022-12-17T16:17:00Z">
              <w:rPr>
                <w:rFonts w:ascii="Segoe UI" w:hAnsi="Segoe UI" w:cs="Segoe UI"/>
                <w:color w:val="222222"/>
                <w:shd w:val="clear" w:color="auto" w:fill="FFFFFF"/>
              </w:rPr>
            </w:rPrChange>
          </w:rPr>
          <w:t> </w:t>
        </w:r>
        <w:r w:rsidR="003666DF" w:rsidRPr="005B2D92">
          <w:rPr>
            <w:rFonts w:ascii="Times New Roman" w:hAnsi="Times New Roman" w:cs="Times New Roman"/>
            <w:i/>
            <w:iCs/>
            <w:shd w:val="clear" w:color="auto" w:fill="FFFFFF"/>
            <w:rPrChange w:id="627" w:author="池田 祐樹" w:date="2022-12-17T16:17:00Z">
              <w:rPr>
                <w:rFonts w:ascii="Segoe UI" w:hAnsi="Segoe UI" w:cs="Segoe UI"/>
                <w:i/>
                <w:iCs/>
                <w:color w:val="222222"/>
                <w:shd w:val="clear" w:color="auto" w:fill="FFFFFF"/>
              </w:rPr>
            </w:rPrChange>
          </w:rPr>
          <w:t>Sci</w:t>
        </w:r>
      </w:ins>
      <w:ins w:id="628" w:author="池田 祐樹" w:date="2022-12-17T16:44:00Z">
        <w:r w:rsidR="00DD3A93">
          <w:rPr>
            <w:rFonts w:ascii="Times New Roman" w:hAnsi="Times New Roman" w:cs="Times New Roman"/>
            <w:i/>
            <w:iCs/>
            <w:shd w:val="clear" w:color="auto" w:fill="FFFFFF"/>
          </w:rPr>
          <w:t>.</w:t>
        </w:r>
      </w:ins>
      <w:ins w:id="629" w:author="池田 祐樹" w:date="2022-12-17T15:43:00Z">
        <w:r w:rsidR="003666DF" w:rsidRPr="005B2D92">
          <w:rPr>
            <w:rFonts w:ascii="Times New Roman" w:hAnsi="Times New Roman" w:cs="Times New Roman"/>
            <w:i/>
            <w:iCs/>
            <w:shd w:val="clear" w:color="auto" w:fill="FFFFFF"/>
            <w:rPrChange w:id="630" w:author="池田 祐樹" w:date="2022-12-17T16:17:00Z">
              <w:rPr>
                <w:rFonts w:ascii="Segoe UI" w:hAnsi="Segoe UI" w:cs="Segoe UI"/>
                <w:i/>
                <w:iCs/>
                <w:color w:val="222222"/>
                <w:shd w:val="clear" w:color="auto" w:fill="FFFFFF"/>
              </w:rPr>
            </w:rPrChange>
          </w:rPr>
          <w:t xml:space="preserve"> Data</w:t>
        </w:r>
      </w:ins>
      <w:ins w:id="631" w:author="池田 祐樹" w:date="2022-12-17T16:43:00Z">
        <w:r w:rsidR="002051D3">
          <w:rPr>
            <w:rFonts w:ascii="Times New Roman" w:hAnsi="Times New Roman" w:cs="Times New Roman"/>
            <w:shd w:val="clear" w:color="auto" w:fill="FFFFFF"/>
          </w:rPr>
          <w:t xml:space="preserve">, </w:t>
        </w:r>
      </w:ins>
      <w:ins w:id="632" w:author="池田 祐樹" w:date="2022-12-17T15:49:00Z">
        <w:r w:rsidR="00DD2279" w:rsidRPr="005B2D92">
          <w:rPr>
            <w:rFonts w:ascii="Times New Roman" w:hAnsi="Times New Roman" w:cs="Times New Roman"/>
            <w:noProof/>
          </w:rPr>
          <w:t xml:space="preserve">vol. </w:t>
        </w:r>
        <w:r w:rsidR="00DD2279" w:rsidRPr="005B2D92">
          <w:rPr>
            <w:rFonts w:ascii="Times New Roman" w:hAnsi="Times New Roman" w:cs="Times New Roman"/>
            <w:shd w:val="clear" w:color="auto" w:fill="FFFFFF"/>
            <w:rPrChange w:id="633" w:author="池田 祐樹" w:date="2022-12-17T16:17:00Z">
              <w:rPr>
                <w:rFonts w:ascii="Times New Roman" w:hAnsi="Times New Roman" w:cs="Times New Roman"/>
                <w:b/>
                <w:bCs/>
                <w:color w:val="222222"/>
                <w:shd w:val="clear" w:color="auto" w:fill="FFFFFF"/>
              </w:rPr>
            </w:rPrChange>
          </w:rPr>
          <w:t>9</w:t>
        </w:r>
      </w:ins>
      <w:ins w:id="634" w:author="池田 祐樹" w:date="2022-12-17T15:43:00Z">
        <w:r w:rsidR="003666DF" w:rsidRPr="005B2D92">
          <w:rPr>
            <w:rFonts w:ascii="Times New Roman" w:hAnsi="Times New Roman" w:cs="Times New Roman"/>
            <w:shd w:val="clear" w:color="auto" w:fill="FFFFFF"/>
            <w:rPrChange w:id="635" w:author="池田 祐樹" w:date="2022-12-17T16:17:00Z">
              <w:rPr>
                <w:rFonts w:ascii="Segoe UI" w:hAnsi="Segoe UI" w:cs="Segoe UI"/>
                <w:color w:val="222222"/>
                <w:shd w:val="clear" w:color="auto" w:fill="FFFFFF"/>
              </w:rPr>
            </w:rPrChange>
          </w:rPr>
          <w:t>, 251</w:t>
        </w:r>
      </w:ins>
      <w:ins w:id="636" w:author="池田 祐樹" w:date="2022-12-17T16:45:00Z">
        <w:r w:rsidR="00314519">
          <w:rPr>
            <w:rFonts w:ascii="Times New Roman" w:hAnsi="Times New Roman" w:cs="Times New Roman"/>
            <w:shd w:val="clear" w:color="auto" w:fill="FFFFFF"/>
          </w:rPr>
          <w:t>,</w:t>
        </w:r>
      </w:ins>
      <w:ins w:id="637" w:author="池田 祐樹" w:date="2022-12-17T15:43:00Z">
        <w:r w:rsidR="003666DF" w:rsidRPr="005B2D92">
          <w:rPr>
            <w:rFonts w:ascii="Times New Roman" w:hAnsi="Times New Roman" w:cs="Times New Roman"/>
            <w:shd w:val="clear" w:color="auto" w:fill="FFFFFF"/>
            <w:rPrChange w:id="638" w:author="池田 祐樹" w:date="2022-12-17T16:17:00Z">
              <w:rPr>
                <w:rFonts w:ascii="Segoe UI" w:hAnsi="Segoe UI" w:cs="Segoe UI"/>
                <w:color w:val="222222"/>
                <w:shd w:val="clear" w:color="auto" w:fill="FFFFFF"/>
              </w:rPr>
            </w:rPrChange>
          </w:rPr>
          <w:t xml:space="preserve"> 2022</w:t>
        </w:r>
      </w:ins>
    </w:p>
    <w:p w14:paraId="2B9C9CCF" w14:textId="7A306154" w:rsidR="003666DF" w:rsidRPr="005B2D92" w:rsidRDefault="003666DF" w:rsidP="00B17BE0">
      <w:pPr>
        <w:ind w:left="658" w:hangingChars="274" w:hanging="658"/>
        <w:rPr>
          <w:ins w:id="639" w:author="池田 祐樹" w:date="2022-12-17T15:50:00Z"/>
          <w:rFonts w:ascii="Times New Roman" w:hAnsi="Times New Roman" w:cs="Times New Roman"/>
        </w:rPr>
      </w:pPr>
      <w:ins w:id="640" w:author="池田 祐樹" w:date="2022-12-17T15:44:00Z">
        <w:r w:rsidRPr="005B2D92">
          <w:rPr>
            <w:rFonts w:ascii="Times New Roman" w:hAnsi="Times New Roman" w:cs="Times New Roman"/>
            <w:shd w:val="clear" w:color="auto" w:fill="FFFFFF"/>
            <w:lang w:eastAsia="ja-JP"/>
            <w:rPrChange w:id="641" w:author="池田 祐樹" w:date="2022-12-17T16:17:00Z">
              <w:rPr>
                <w:rFonts w:ascii="Times New Roman" w:hAnsi="Times New Roman" w:cs="Times New Roman"/>
                <w:color w:val="222222"/>
                <w:shd w:val="clear" w:color="auto" w:fill="FFFFFF"/>
                <w:lang w:eastAsia="ja-JP"/>
              </w:rPr>
            </w:rPrChange>
          </w:rPr>
          <w:t>[9]</w:t>
        </w:r>
      </w:ins>
      <w:ins w:id="642" w:author="池田 祐樹" w:date="2022-12-17T15:48:00Z">
        <w:r w:rsidR="00DD2279" w:rsidRPr="005B2D92">
          <w:t xml:space="preserve">      </w:t>
        </w:r>
        <w:r w:rsidR="00DD2279" w:rsidRPr="005B2D92">
          <w:rPr>
            <w:rFonts w:ascii="Times New Roman" w:hAnsi="Times New Roman" w:cs="Times New Roman"/>
          </w:rPr>
          <w:t xml:space="preserve">Han Liu, Peng Gong, Jie Wang, Xi Wang, Grant Ning, Bing Xu, </w:t>
        </w:r>
      </w:ins>
      <w:ins w:id="643" w:author="池田 祐樹" w:date="2022-12-17T16:43:00Z">
        <w:r w:rsidR="00590402">
          <w:rPr>
            <w:rFonts w:ascii="Times New Roman" w:hAnsi="Times New Roman" w:cs="Times New Roman"/>
          </w:rPr>
          <w:t>“</w:t>
        </w:r>
      </w:ins>
      <w:ins w:id="644" w:author="池田 祐樹" w:date="2022-12-17T15:48:00Z">
        <w:r w:rsidR="00DD2279" w:rsidRPr="005B2D92">
          <w:rPr>
            <w:rFonts w:ascii="Times New Roman" w:hAnsi="Times New Roman" w:cs="Times New Roman"/>
          </w:rPr>
          <w:t xml:space="preserve">Production of global daily seamless data cubes and quantification of global land cover change from 1985 to 2020 - </w:t>
        </w:r>
        <w:proofErr w:type="spellStart"/>
        <w:r w:rsidR="00DD2279" w:rsidRPr="005B2D92">
          <w:rPr>
            <w:rFonts w:ascii="Times New Roman" w:hAnsi="Times New Roman" w:cs="Times New Roman"/>
          </w:rPr>
          <w:t>iMap</w:t>
        </w:r>
        <w:proofErr w:type="spellEnd"/>
        <w:r w:rsidR="00DD2279" w:rsidRPr="005B2D92">
          <w:rPr>
            <w:rFonts w:ascii="Times New Roman" w:hAnsi="Times New Roman" w:cs="Times New Roman"/>
          </w:rPr>
          <w:t xml:space="preserve"> World 1.0,</w:t>
        </w:r>
      </w:ins>
      <w:ins w:id="645" w:author="池田 祐樹" w:date="2022-12-17T16:43:00Z">
        <w:r w:rsidR="00590402">
          <w:rPr>
            <w:rFonts w:ascii="Times New Roman" w:hAnsi="Times New Roman" w:cs="Times New Roman"/>
          </w:rPr>
          <w:t>”</w:t>
        </w:r>
      </w:ins>
      <w:ins w:id="646" w:author="池田 祐樹" w:date="2022-12-17T15:48:00Z">
        <w:r w:rsidR="00DD2279" w:rsidRPr="005B2D92">
          <w:rPr>
            <w:rFonts w:ascii="Times New Roman" w:hAnsi="Times New Roman" w:cs="Times New Roman"/>
          </w:rPr>
          <w:t xml:space="preserve"> </w:t>
        </w:r>
      </w:ins>
      <w:ins w:id="647" w:author="池田 祐樹" w:date="2022-12-17T15:49:00Z">
        <w:r w:rsidR="00DD2279" w:rsidRPr="005B2D92">
          <w:rPr>
            <w:rFonts w:ascii="Times New Roman" w:hAnsi="Times New Roman" w:cs="Times New Roman"/>
            <w:i/>
            <w:iCs/>
            <w:rPrChange w:id="648" w:author="池田 祐樹" w:date="2022-12-17T16:17:00Z">
              <w:rPr>
                <w:rFonts w:ascii="Times New Roman" w:hAnsi="Times New Roman" w:cs="Times New Roman"/>
              </w:rPr>
            </w:rPrChange>
          </w:rPr>
          <w:t>Remote Sensing of Environment,</w:t>
        </w:r>
        <w:r w:rsidR="00DD2279" w:rsidRPr="005B2D92">
          <w:rPr>
            <w:rFonts w:ascii="Times New Roman" w:hAnsi="Times New Roman" w:cs="Times New Roman"/>
            <w:i/>
            <w:iCs/>
          </w:rPr>
          <w:t xml:space="preserve"> </w:t>
        </w:r>
        <w:r w:rsidR="00DD2279" w:rsidRPr="005B2D92">
          <w:rPr>
            <w:rFonts w:ascii="Times New Roman" w:hAnsi="Times New Roman" w:cs="Times New Roman"/>
            <w:noProof/>
          </w:rPr>
          <w:t xml:space="preserve">vol. </w:t>
        </w:r>
        <w:r w:rsidR="00DD2279" w:rsidRPr="005B2D92">
          <w:rPr>
            <w:rFonts w:ascii="Times New Roman" w:hAnsi="Times New Roman" w:cs="Times New Roman"/>
            <w:rPrChange w:id="649" w:author="池田 祐樹" w:date="2022-12-17T16:17:00Z">
              <w:rPr>
                <w:rFonts w:ascii="Times New Roman" w:hAnsi="Times New Roman" w:cs="Times New Roman"/>
                <w:i/>
                <w:iCs/>
              </w:rPr>
            </w:rPrChange>
          </w:rPr>
          <w:t>258,</w:t>
        </w:r>
        <w:r w:rsidR="00DD2279" w:rsidRPr="005B2D92">
          <w:rPr>
            <w:rFonts w:ascii="Times New Roman" w:hAnsi="Times New Roman" w:cs="Times New Roman"/>
          </w:rPr>
          <w:t xml:space="preserve"> 112364</w:t>
        </w:r>
      </w:ins>
      <w:ins w:id="650" w:author="池田 祐樹" w:date="2022-12-17T16:45:00Z">
        <w:r w:rsidR="00314519">
          <w:rPr>
            <w:rFonts w:ascii="Times New Roman" w:hAnsi="Times New Roman" w:cs="Times New Roman"/>
          </w:rPr>
          <w:t xml:space="preserve">, </w:t>
        </w:r>
      </w:ins>
      <w:ins w:id="651" w:author="池田 祐樹" w:date="2022-12-17T15:49:00Z">
        <w:r w:rsidR="00DD2279" w:rsidRPr="005B2D92">
          <w:rPr>
            <w:rFonts w:ascii="Times New Roman" w:hAnsi="Times New Roman" w:cs="Times New Roman"/>
          </w:rPr>
          <w:t>2021</w:t>
        </w:r>
      </w:ins>
    </w:p>
    <w:p w14:paraId="2C795B4D" w14:textId="4C4229EA" w:rsidR="003666DF" w:rsidRPr="005B2D92" w:rsidRDefault="008F069E">
      <w:pPr>
        <w:ind w:left="658" w:hangingChars="274" w:hanging="658"/>
        <w:rPr>
          <w:ins w:id="652" w:author="Anil Bandari" w:date="2022-12-14T09:01:00Z"/>
          <w:rFonts w:ascii="Times New Roman" w:hAnsi="Times New Roman" w:cs="Times New Roman"/>
          <w:shd w:val="clear" w:color="auto" w:fill="FFFFFF"/>
          <w:rPrChange w:id="653" w:author="池田 祐樹" w:date="2022-12-17T16:17:00Z">
            <w:rPr>
              <w:ins w:id="654" w:author="Anil Bandari" w:date="2022-12-14T09:01:00Z"/>
            </w:rPr>
          </w:rPrChange>
        </w:rPr>
        <w:pPrChange w:id="655" w:author="池田 祐樹" w:date="2022-12-17T16:07:00Z">
          <w:pPr/>
        </w:pPrChange>
      </w:pPr>
      <w:ins w:id="656" w:author="池田 祐樹" w:date="2022-12-17T15:50:00Z">
        <w:r w:rsidRPr="005B2D92">
          <w:rPr>
            <w:rFonts w:ascii="Times New Roman" w:hAnsi="Times New Roman" w:cs="Times New Roman"/>
            <w:lang w:eastAsia="ja-JP"/>
          </w:rPr>
          <w:t>[10]</w:t>
        </w:r>
        <w:r w:rsidRPr="005B2D92">
          <w:rPr>
            <w:rFonts w:ascii="Times New Roman" w:hAnsi="Times New Roman" w:cs="Times New Roman"/>
            <w:lang w:eastAsia="ja-JP"/>
          </w:rPr>
          <w:tab/>
        </w:r>
      </w:ins>
      <w:ins w:id="657" w:author="池田 祐樹" w:date="2022-12-17T15:51:00Z">
        <w:r w:rsidRPr="005B2D92">
          <w:rPr>
            <w:rFonts w:ascii="Times New Roman" w:hAnsi="Times New Roman" w:cs="Times New Roman"/>
            <w:shd w:val="clear" w:color="auto" w:fill="FCFCFC"/>
            <w:rPrChange w:id="658" w:author="池田 祐樹" w:date="2022-12-17T16:17:00Z">
              <w:rPr>
                <w:rFonts w:ascii="Segoe UI" w:hAnsi="Segoe UI" w:cs="Segoe UI"/>
                <w:color w:val="333333"/>
                <w:shd w:val="clear" w:color="auto" w:fill="FCFCFC"/>
              </w:rPr>
            </w:rPrChange>
          </w:rPr>
          <w:t xml:space="preserve">García-Álvarez, D., Lara Hinojosa, J., Jurado Pérez, F.J., Quintero </w:t>
        </w:r>
        <w:proofErr w:type="spellStart"/>
        <w:r w:rsidRPr="005B2D92">
          <w:rPr>
            <w:rFonts w:ascii="Times New Roman" w:hAnsi="Times New Roman" w:cs="Times New Roman"/>
            <w:shd w:val="clear" w:color="auto" w:fill="FCFCFC"/>
            <w:rPrChange w:id="659" w:author="池田 祐樹" w:date="2022-12-17T16:17:00Z">
              <w:rPr>
                <w:rFonts w:ascii="Segoe UI" w:hAnsi="Segoe UI" w:cs="Segoe UI"/>
                <w:color w:val="333333"/>
                <w:shd w:val="clear" w:color="auto" w:fill="FCFCFC"/>
              </w:rPr>
            </w:rPrChange>
          </w:rPr>
          <w:t>Villaraso</w:t>
        </w:r>
        <w:proofErr w:type="spellEnd"/>
        <w:r w:rsidRPr="005B2D92">
          <w:rPr>
            <w:rFonts w:ascii="Times New Roman" w:hAnsi="Times New Roman" w:cs="Times New Roman"/>
            <w:shd w:val="clear" w:color="auto" w:fill="FCFCFC"/>
            <w:rPrChange w:id="660" w:author="池田 祐樹" w:date="2022-12-17T16:17:00Z">
              <w:rPr>
                <w:rFonts w:ascii="Segoe UI" w:hAnsi="Segoe UI" w:cs="Segoe UI"/>
                <w:color w:val="333333"/>
                <w:shd w:val="clear" w:color="auto" w:fill="FCFCFC"/>
              </w:rPr>
            </w:rPrChange>
          </w:rPr>
          <w:t xml:space="preserve">, J., </w:t>
        </w:r>
      </w:ins>
      <w:ins w:id="661" w:author="池田 祐樹" w:date="2022-12-17T16:43:00Z">
        <w:r w:rsidR="00BE1824">
          <w:rPr>
            <w:rFonts w:ascii="Times New Roman" w:hAnsi="Times New Roman" w:cs="Times New Roman"/>
            <w:shd w:val="clear" w:color="auto" w:fill="FCFCFC"/>
          </w:rPr>
          <w:t>“</w:t>
        </w:r>
      </w:ins>
      <w:ins w:id="662" w:author="池田 祐樹" w:date="2022-12-17T15:52:00Z">
        <w:r w:rsidRPr="005B2D92">
          <w:rPr>
            <w:rFonts w:ascii="Times New Roman" w:hAnsi="Times New Roman" w:cs="Times New Roman"/>
            <w:shd w:val="clear" w:color="auto" w:fill="FCFCFC"/>
            <w:rPrChange w:id="663" w:author="池田 祐樹" w:date="2022-12-17T16:17:00Z">
              <w:rPr>
                <w:rFonts w:ascii="Segoe UI" w:hAnsi="Segoe UI" w:cs="Segoe UI"/>
                <w:color w:val="333333"/>
                <w:shd w:val="clear" w:color="auto" w:fill="FCFCFC"/>
              </w:rPr>
            </w:rPrChange>
          </w:rPr>
          <w:t>General Land Use Cover Datasets for Europe</w:t>
        </w:r>
      </w:ins>
      <w:ins w:id="664" w:author="池田 祐樹" w:date="2022-12-17T15:53:00Z">
        <w:r w:rsidRPr="005B2D92">
          <w:rPr>
            <w:rFonts w:ascii="Times New Roman" w:hAnsi="Times New Roman" w:cs="Times New Roman"/>
            <w:shd w:val="clear" w:color="auto" w:fill="FCFCFC"/>
            <w:rPrChange w:id="665" w:author="池田 祐樹" w:date="2022-12-17T16:17:00Z">
              <w:rPr>
                <w:rFonts w:ascii="Segoe UI" w:hAnsi="Segoe UI" w:cs="Segoe UI"/>
                <w:color w:val="333333"/>
                <w:shd w:val="clear" w:color="auto" w:fill="FCFCFC"/>
              </w:rPr>
            </w:rPrChange>
          </w:rPr>
          <w:t>,</w:t>
        </w:r>
      </w:ins>
      <w:ins w:id="666" w:author="池田 祐樹" w:date="2022-12-17T16:43:00Z">
        <w:r w:rsidR="00BE1824">
          <w:rPr>
            <w:rFonts w:ascii="Times New Roman" w:hAnsi="Times New Roman" w:cs="Times New Roman"/>
            <w:shd w:val="clear" w:color="auto" w:fill="FCFCFC"/>
          </w:rPr>
          <w:t>”</w:t>
        </w:r>
      </w:ins>
      <w:ins w:id="667" w:author="池田 祐樹" w:date="2022-12-17T15:53:00Z">
        <w:r w:rsidRPr="005B2D92">
          <w:rPr>
            <w:rFonts w:ascii="Times New Roman" w:hAnsi="Times New Roman" w:cs="Times New Roman"/>
            <w:shd w:val="clear" w:color="auto" w:fill="FCFCFC"/>
            <w:rPrChange w:id="668" w:author="池田 祐樹" w:date="2022-12-17T16:17:00Z">
              <w:rPr>
                <w:rFonts w:ascii="Segoe UI" w:hAnsi="Segoe UI" w:cs="Segoe UI"/>
                <w:color w:val="333333"/>
                <w:shd w:val="clear" w:color="auto" w:fill="FCFCFC"/>
              </w:rPr>
            </w:rPrChange>
          </w:rPr>
          <w:t xml:space="preserve"> </w:t>
        </w:r>
        <w:r w:rsidRPr="005B2D92">
          <w:rPr>
            <w:rFonts w:ascii="Times New Roman" w:hAnsi="Times New Roman" w:cs="Times New Roman"/>
            <w:i/>
            <w:iCs/>
            <w:shd w:val="clear" w:color="auto" w:fill="FCFCFC"/>
            <w:rPrChange w:id="669" w:author="池田 祐樹" w:date="2022-12-17T16:17:00Z">
              <w:rPr>
                <w:rFonts w:ascii="Segoe UI" w:hAnsi="Segoe UI" w:cs="Segoe UI"/>
                <w:color w:val="333333"/>
                <w:shd w:val="clear" w:color="auto" w:fill="FCFCFC"/>
              </w:rPr>
            </w:rPrChange>
          </w:rPr>
          <w:t>Chapter</w:t>
        </w:r>
      </w:ins>
      <w:ins w:id="670" w:author="池田 祐樹" w:date="2022-12-17T15:57:00Z">
        <w:r w:rsidRPr="005B2D92">
          <w:rPr>
            <w:rFonts w:ascii="Times New Roman" w:hAnsi="Times New Roman" w:cs="Times New Roman"/>
            <w:shd w:val="clear" w:color="auto" w:fill="FCFCFC"/>
            <w:rPrChange w:id="671" w:author="池田 祐樹" w:date="2022-12-17T16:17:00Z">
              <w:rPr>
                <w:rFonts w:ascii="Times New Roman" w:hAnsi="Times New Roman" w:cs="Times New Roman"/>
                <w:color w:val="333333"/>
                <w:shd w:val="clear" w:color="auto" w:fill="FCFCFC"/>
              </w:rPr>
            </w:rPrChange>
          </w:rPr>
          <w:t xml:space="preserve">, </w:t>
        </w:r>
        <w:r w:rsidRPr="005B2D92">
          <w:rPr>
            <w:rFonts w:ascii="Times New Roman" w:hAnsi="Times New Roman" w:cs="Times New Roman"/>
            <w:shd w:val="clear" w:color="auto" w:fill="FFFFFF"/>
            <w:rPrChange w:id="672" w:author="池田 祐樹" w:date="2022-12-17T16:17:00Z">
              <w:rPr>
                <w:rFonts w:ascii="Segoe UI" w:hAnsi="Segoe UI" w:cs="Segoe UI"/>
                <w:color w:val="333333"/>
                <w:shd w:val="clear" w:color="auto" w:fill="FFFFFF"/>
              </w:rPr>
            </w:rPrChange>
          </w:rPr>
          <w:t>pp. 313–345</w:t>
        </w:r>
      </w:ins>
      <w:ins w:id="673" w:author="池田 祐樹" w:date="2022-12-17T16:45:00Z">
        <w:r w:rsidR="00314519">
          <w:rPr>
            <w:rFonts w:ascii="Times New Roman" w:hAnsi="Times New Roman" w:cs="Times New Roman"/>
            <w:shd w:val="clear" w:color="auto" w:fill="FFFFFF"/>
          </w:rPr>
          <w:t>,</w:t>
        </w:r>
      </w:ins>
      <w:ins w:id="674" w:author="池田 祐樹" w:date="2022-12-17T15:57:00Z">
        <w:r w:rsidR="00E371A7" w:rsidRPr="005B2D92">
          <w:rPr>
            <w:rFonts w:ascii="Times New Roman" w:hAnsi="Times New Roman" w:cs="Times New Roman"/>
            <w:shd w:val="clear" w:color="auto" w:fill="FFFFFF"/>
            <w:rPrChange w:id="675" w:author="池田 祐樹" w:date="2022-12-17T16:17:00Z">
              <w:rPr>
                <w:rFonts w:ascii="Times New Roman" w:hAnsi="Times New Roman" w:cs="Times New Roman"/>
                <w:color w:val="333333"/>
                <w:shd w:val="clear" w:color="auto" w:fill="FFFFFF"/>
              </w:rPr>
            </w:rPrChange>
          </w:rPr>
          <w:t xml:space="preserve"> 2022</w:t>
        </w:r>
      </w:ins>
      <w:commentRangeEnd w:id="613"/>
      <w:ins w:id="676" w:author="池田 祐樹" w:date="2022-12-17T16:14:00Z">
        <w:r w:rsidR="00DB25D8" w:rsidRPr="005B2D92">
          <w:rPr>
            <w:rStyle w:val="ab"/>
          </w:rPr>
          <w:commentReference w:id="613"/>
        </w:r>
      </w:ins>
    </w:p>
    <w:p w14:paraId="48A13B17" w14:textId="77777777" w:rsidR="00A206AF" w:rsidRDefault="00A206AF">
      <w:pPr>
        <w:rPr>
          <w:ins w:id="677" w:author="Anil Bandari" w:date="2022-12-14T09:28:00Z"/>
          <w:rFonts w:eastAsiaTheme="majorEastAsia"/>
          <w:color w:val="2F5496" w:themeColor="accent1" w:themeShade="BF"/>
          <w:sz w:val="32"/>
          <w:szCs w:val="32"/>
        </w:rPr>
      </w:pPr>
      <w:ins w:id="678" w:author="Anil Bandari" w:date="2022-12-14T09:28:00Z">
        <w:r>
          <w:br w:type="page"/>
        </w:r>
      </w:ins>
    </w:p>
    <w:p w14:paraId="5AE16B53" w14:textId="418FE717" w:rsidR="00E12CFA" w:rsidRDefault="00E12CFA" w:rsidP="00E12CFA">
      <w:pPr>
        <w:pStyle w:val="1"/>
        <w:rPr>
          <w:ins w:id="679" w:author="Anil Bandari" w:date="2022-12-14T09:01:00Z"/>
        </w:rPr>
      </w:pPr>
      <w:ins w:id="680" w:author="Anil Bandari" w:date="2022-12-14T09:01:00Z">
        <w:r>
          <w:lastRenderedPageBreak/>
          <w:t>Appendix.</w:t>
        </w:r>
      </w:ins>
    </w:p>
    <w:p w14:paraId="2297D4C0" w14:textId="3B11E039" w:rsidR="00E12CFA" w:rsidRDefault="00E12CFA" w:rsidP="00E12CFA">
      <w:pPr>
        <w:rPr>
          <w:ins w:id="681" w:author="Anil Bandari" w:date="2022-12-14T09:01:00Z"/>
        </w:rPr>
      </w:pPr>
    </w:p>
    <w:p w14:paraId="37D3AE12" w14:textId="228CEA14" w:rsidR="00E12CFA" w:rsidRPr="00356E17" w:rsidRDefault="00E12CFA">
      <w:pPr>
        <w:pStyle w:val="a5"/>
        <w:numPr>
          <w:ilvl w:val="0"/>
          <w:numId w:val="12"/>
        </w:numPr>
        <w:ind w:left="360"/>
        <w:rPr>
          <w:ins w:id="682" w:author="Anil Bandari" w:date="2022-12-14T09:01:00Z"/>
          <w:sz w:val="26"/>
          <w:szCs w:val="26"/>
          <w:rPrChange w:id="683" w:author="Anil Bandari" w:date="2022-12-14T09:32:00Z">
            <w:rPr>
              <w:ins w:id="684" w:author="Anil Bandari" w:date="2022-12-14T09:01:00Z"/>
            </w:rPr>
          </w:rPrChange>
        </w:rPr>
        <w:pPrChange w:id="685" w:author="Anil Bandari" w:date="2022-12-14T09:02:00Z">
          <w:pPr>
            <w:pStyle w:val="1"/>
          </w:pPr>
        </w:pPrChange>
      </w:pPr>
      <w:ins w:id="686" w:author="Anil Bandari" w:date="2022-12-14T09:02:00Z">
        <w:r w:rsidRPr="00356E17">
          <w:rPr>
            <w:color w:val="2F5496" w:themeColor="accent1" w:themeShade="BF"/>
            <w:sz w:val="26"/>
            <w:szCs w:val="26"/>
            <w:rPrChange w:id="687" w:author="Anil Bandari" w:date="2022-12-14T09:32:00Z">
              <w:rPr/>
            </w:rPrChange>
          </w:rPr>
          <w:t>Data augmentation with respect to brightness</w:t>
        </w:r>
      </w:ins>
    </w:p>
    <w:p w14:paraId="25232A17" w14:textId="13B51EE2" w:rsidR="00E12CFA" w:rsidRDefault="00E12CFA" w:rsidP="00E12CFA">
      <w:pPr>
        <w:rPr>
          <w:ins w:id="688" w:author="Anil Bandari" w:date="2022-12-14T09:07:00Z"/>
        </w:rPr>
      </w:pPr>
      <w:ins w:id="689" w:author="Anil Bandari" w:date="2022-12-14T09:02:00Z">
        <w:r>
          <w:t xml:space="preserve">When we </w:t>
        </w:r>
      </w:ins>
      <w:ins w:id="690" w:author="Anil Bandari" w:date="2022-12-14T10:44:00Z">
        <w:r w:rsidR="00710C82">
          <w:t>trained</w:t>
        </w:r>
      </w:ins>
      <w:ins w:id="691" w:author="Anil Bandari" w:date="2022-12-14T09:03:00Z">
        <w:r>
          <w:t xml:space="preserve"> models on NAIP 2017 and either DW 2017 or NLCD 2016, we applied data augmentation with respect to brightness</w:t>
        </w:r>
      </w:ins>
      <w:ins w:id="692" w:author="Anil Bandari" w:date="2022-12-14T10:44:00Z">
        <w:r w:rsidR="00146B0B">
          <w:t xml:space="preserve"> of NAIP 2017 images</w:t>
        </w:r>
      </w:ins>
      <w:ins w:id="693" w:author="Anil Bandari" w:date="2022-12-14T09:03:00Z">
        <w:r>
          <w:t>. Spe</w:t>
        </w:r>
      </w:ins>
      <w:ins w:id="694" w:author="Anil Bandari" w:date="2022-12-14T09:04:00Z">
        <w:r>
          <w:t xml:space="preserve">cifically, we prepared one brighter </w:t>
        </w:r>
      </w:ins>
      <w:ins w:id="695" w:author="Anil Bandari" w:date="2022-12-14T09:34:00Z">
        <w:r w:rsidR="00F7660C">
          <w:t>transf</w:t>
        </w:r>
      </w:ins>
      <w:ins w:id="696" w:author="Anil Bandari" w:date="2022-12-14T09:35:00Z">
        <w:r w:rsidR="00F7660C">
          <w:t xml:space="preserve">ormed </w:t>
        </w:r>
      </w:ins>
      <w:ins w:id="697" w:author="Anil Bandari" w:date="2022-12-14T09:04:00Z">
        <w:r>
          <w:t xml:space="preserve">image for every NAIP 2017 image </w:t>
        </w:r>
      </w:ins>
      <w:ins w:id="698" w:author="Anil Bandari" w:date="2022-12-14T10:44:00Z">
        <w:r w:rsidR="00A96055">
          <w:t xml:space="preserve">that </w:t>
        </w:r>
      </w:ins>
      <w:ins w:id="699" w:author="Anil Bandari" w:date="2022-12-14T09:04:00Z">
        <w:r>
          <w:t>we used for training</w:t>
        </w:r>
      </w:ins>
      <w:ins w:id="700" w:author="Anil Bandari" w:date="2022-12-14T09:05:00Z">
        <w:r>
          <w:t xml:space="preserve"> with its label (either DW 2017 or NLCD 2016) unchanged</w:t>
        </w:r>
      </w:ins>
      <w:ins w:id="701" w:author="Anil Bandari" w:date="2022-12-14T09:04:00Z">
        <w:r>
          <w:t>. Since NAIP 2013 image</w:t>
        </w:r>
      </w:ins>
      <w:ins w:id="702" w:author="Anil Bandari" w:date="2022-12-14T09:33:00Z">
        <w:r w:rsidR="00E862B6">
          <w:t>s</w:t>
        </w:r>
      </w:ins>
      <w:ins w:id="703" w:author="Anil Bandari" w:date="2022-12-14T09:04:00Z">
        <w:r>
          <w:t xml:space="preserve"> </w:t>
        </w:r>
      </w:ins>
      <w:ins w:id="704" w:author="Anil Bandari" w:date="2022-12-14T09:33:00Z">
        <w:r w:rsidR="00E862B6">
          <w:t>are</w:t>
        </w:r>
      </w:ins>
      <w:ins w:id="705" w:author="Anil Bandari" w:date="2022-12-14T09:04:00Z">
        <w:r>
          <w:t xml:space="preserve"> </w:t>
        </w:r>
      </w:ins>
      <w:ins w:id="706" w:author="Anil Bandari" w:date="2022-12-14T09:05:00Z">
        <w:r>
          <w:t>generally brighter than</w:t>
        </w:r>
      </w:ins>
      <w:ins w:id="707" w:author="Anil Bandari" w:date="2022-12-14T09:33:00Z">
        <w:r w:rsidR="005258B0">
          <w:t xml:space="preserve"> </w:t>
        </w:r>
        <w:r w:rsidR="00E862B6">
          <w:t>their</w:t>
        </w:r>
        <w:r w:rsidR="005258B0">
          <w:t xml:space="preserve"> corresponding</w:t>
        </w:r>
      </w:ins>
      <w:ins w:id="708" w:author="Anil Bandari" w:date="2022-12-14T09:05:00Z">
        <w:r>
          <w:t xml:space="preserve"> NAIP 2017</w:t>
        </w:r>
      </w:ins>
      <w:ins w:id="709" w:author="Anil Bandari" w:date="2022-12-14T09:33:00Z">
        <w:r w:rsidR="00DA0040">
          <w:t xml:space="preserve"> ones</w:t>
        </w:r>
      </w:ins>
      <w:ins w:id="710" w:author="Anil Bandari" w:date="2022-12-14T09:05:00Z">
        <w:r>
          <w:t xml:space="preserve">, this is </w:t>
        </w:r>
      </w:ins>
      <w:ins w:id="711" w:author="Anil Bandari" w:date="2022-12-14T09:06:00Z">
        <w:r>
          <w:t xml:space="preserve">to generalize the model </w:t>
        </w:r>
      </w:ins>
      <w:ins w:id="712" w:author="Anil Bandari" w:date="2022-12-14T09:34:00Z">
        <w:r w:rsidR="00A20752">
          <w:t xml:space="preserve">even </w:t>
        </w:r>
      </w:ins>
      <w:ins w:id="713" w:author="Anil Bandari" w:date="2022-12-14T09:06:00Z">
        <w:r>
          <w:t>to brighter NAIP 2013 images. In more detail, we</w:t>
        </w:r>
      </w:ins>
      <w:ins w:id="714" w:author="Anil Bandari" w:date="2022-12-14T09:16:00Z">
        <w:r w:rsidR="00205D03">
          <w:t xml:space="preserve"> applied</w:t>
        </w:r>
      </w:ins>
      <w:ins w:id="715" w:author="Anil Bandari" w:date="2022-12-14T09:06:00Z">
        <w:r>
          <w:t xml:space="preserve"> </w:t>
        </w:r>
      </w:ins>
      <w:ins w:id="716" w:author="Anil Bandari" w:date="2022-12-14T09:16:00Z">
        <w:r w:rsidR="00205D03">
          <w:t xml:space="preserve">γ-transformation to </w:t>
        </w:r>
      </w:ins>
      <w:ins w:id="717" w:author="Anil Bandari" w:date="2022-12-14T09:06:00Z">
        <w:r>
          <w:t>the number</w:t>
        </w:r>
      </w:ins>
      <w:ins w:id="718" w:author="Anil Bandari" w:date="2022-12-14T09:17:00Z">
        <w:r w:rsidR="00205D03">
          <w:t>s</w:t>
        </w:r>
      </w:ins>
      <w:ins w:id="719" w:author="Anil Bandari" w:date="2022-12-14T09:06:00Z">
        <w:r>
          <w:t xml:space="preserve"> o</w:t>
        </w:r>
      </w:ins>
      <w:ins w:id="720" w:author="Anil Bandari" w:date="2022-12-14T09:07:00Z">
        <w:r>
          <w:t xml:space="preserve">f </w:t>
        </w:r>
      </w:ins>
      <w:ins w:id="721" w:author="Anil Bandari" w:date="2022-12-14T09:17:00Z">
        <w:r w:rsidR="00205D03">
          <w:t xml:space="preserve">the </w:t>
        </w:r>
      </w:ins>
      <w:ins w:id="722" w:author="Anil Bandari" w:date="2022-12-14T09:07:00Z">
        <w:r>
          <w:t xml:space="preserve">RGB channels and </w:t>
        </w:r>
      </w:ins>
      <w:ins w:id="723" w:author="Anil Bandari" w:date="2022-12-14T09:16:00Z">
        <w:r w:rsidR="00205D03">
          <w:t>t</w:t>
        </w:r>
      </w:ins>
      <w:ins w:id="724" w:author="Anil Bandari" w:date="2022-12-14T09:17:00Z">
        <w:r w:rsidR="00205D03">
          <w:t>he</w:t>
        </w:r>
      </w:ins>
      <w:ins w:id="725" w:author="Anil Bandari" w:date="2022-12-14T09:07:00Z">
        <w:r>
          <w:t xml:space="preserve"> infrared channel of </w:t>
        </w:r>
      </w:ins>
      <w:ins w:id="726" w:author="Anil Bandari" w:date="2022-12-14T09:17:00Z">
        <w:r w:rsidR="00205D03">
          <w:t xml:space="preserve">each pixel of </w:t>
        </w:r>
      </w:ins>
      <w:ins w:id="727" w:author="Anil Bandari" w:date="2022-12-14T09:07:00Z">
        <w:r>
          <w:t>NAIP 2017 images as follows:</w:t>
        </w:r>
      </w:ins>
    </w:p>
    <w:p w14:paraId="44C98420" w14:textId="6761F763" w:rsidR="00E12CFA" w:rsidRDefault="00000000" w:rsidP="00E12CFA">
      <w:pPr>
        <w:rPr>
          <w:ins w:id="728" w:author="Anil Bandari" w:date="2022-12-14T09:01:00Z"/>
        </w:rPr>
      </w:pPr>
      <m:oMathPara>
        <m:oMath>
          <m:sSub>
            <m:sSubPr>
              <m:ctrlPr>
                <w:ins w:id="729" w:author="Anil Bandari" w:date="2022-12-14T09:13:00Z">
                  <w:rPr>
                    <w:rFonts w:ascii="Cambria Math" w:hAnsi="Cambria Math"/>
                    <w:i/>
                  </w:rPr>
                </w:ins>
              </m:ctrlPr>
            </m:sSubPr>
            <m:e>
              <m:r>
                <w:ins w:id="730" w:author="Anil Bandari" w:date="2022-12-14T09:13:00Z">
                  <w:rPr>
                    <w:rFonts w:ascii="Cambria Math" w:hAnsi="Cambria Math"/>
                  </w:rPr>
                  <m:t>x</m:t>
                </w:ins>
              </m:r>
            </m:e>
            <m:sub>
              <m:r>
                <w:ins w:id="731" w:author="Anil Bandari" w:date="2022-12-14T09:13:00Z">
                  <w:rPr>
                    <w:rFonts w:ascii="Cambria Math" w:hAnsi="Cambria Math"/>
                  </w:rPr>
                  <m:t>transformed</m:t>
                </w:ins>
              </m:r>
            </m:sub>
          </m:sSub>
          <m:r>
            <w:ins w:id="732" w:author="Anil Bandari" w:date="2022-12-14T09:07:00Z">
              <w:rPr>
                <w:rFonts w:ascii="Cambria Math" w:hAnsi="Cambria Math"/>
              </w:rPr>
              <m:t>=</m:t>
            </w:ins>
          </m:r>
          <m:r>
            <w:ins w:id="733" w:author="Anil Bandari" w:date="2022-12-14T09:14:00Z">
              <w:rPr>
                <w:rFonts w:ascii="Cambria Math" w:hAnsi="Cambria Math"/>
              </w:rPr>
              <m:t>255</m:t>
            </w:ins>
          </m:r>
          <m:sSup>
            <m:sSupPr>
              <m:ctrlPr>
                <w:ins w:id="734" w:author="Anil Bandari" w:date="2022-12-14T09:08:00Z">
                  <w:rPr>
                    <w:rFonts w:ascii="Cambria Math" w:hAnsi="Cambria Math"/>
                    <w:i/>
                  </w:rPr>
                </w:ins>
              </m:ctrlPr>
            </m:sSupPr>
            <m:e>
              <m:d>
                <m:dPr>
                  <m:ctrlPr>
                    <w:ins w:id="735" w:author="Anil Bandari" w:date="2022-12-14T09:08:00Z">
                      <w:rPr>
                        <w:rFonts w:ascii="Cambria Math" w:hAnsi="Cambria Math"/>
                        <w:i/>
                      </w:rPr>
                    </w:ins>
                  </m:ctrlPr>
                </m:dPr>
                <m:e>
                  <m:f>
                    <m:fPr>
                      <m:ctrlPr>
                        <w:ins w:id="736" w:author="Anil Bandari" w:date="2022-12-14T09:08:00Z">
                          <w:rPr>
                            <w:rFonts w:ascii="Cambria Math" w:hAnsi="Cambria Math"/>
                            <w:i/>
                          </w:rPr>
                        </w:ins>
                      </m:ctrlPr>
                    </m:fPr>
                    <m:num>
                      <m:r>
                        <w:ins w:id="737" w:author="Anil Bandari" w:date="2022-12-14T09:13:00Z">
                          <w:rPr>
                            <w:rFonts w:ascii="Cambria Math" w:hAnsi="Cambria Math"/>
                          </w:rPr>
                          <m:t>x</m:t>
                        </w:ins>
                      </m:r>
                    </m:num>
                    <m:den>
                      <m:r>
                        <w:ins w:id="738" w:author="Anil Bandari" w:date="2022-12-14T09:08:00Z">
                          <w:rPr>
                            <w:rFonts w:ascii="Cambria Math" w:hAnsi="Cambria Math"/>
                          </w:rPr>
                          <m:t>25</m:t>
                        </w:ins>
                      </m:r>
                      <m:r>
                        <w:ins w:id="739" w:author="Anil Bandari" w:date="2022-12-14T09:13:00Z">
                          <w:rPr>
                            <w:rFonts w:ascii="Cambria Math" w:hAnsi="Cambria Math"/>
                          </w:rPr>
                          <m:t>5</m:t>
                        </w:ins>
                      </m:r>
                    </m:den>
                  </m:f>
                </m:e>
              </m:d>
            </m:e>
            <m:sup>
              <m:r>
                <w:ins w:id="740" w:author="Anil Bandari" w:date="2022-12-14T09:15:00Z">
                  <w:rPr>
                    <w:rFonts w:ascii="Cambria Math" w:hAnsi="Cambria Math"/>
                  </w:rPr>
                  <m:t>1/γ</m:t>
                </w:ins>
              </m:r>
            </m:sup>
          </m:sSup>
          <m:r>
            <w:ins w:id="741" w:author="Anil Bandari" w:date="2022-12-14T09:13:00Z">
              <w:rPr>
                <w:rFonts w:ascii="Cambria Math" w:hAnsi="Cambria Math"/>
              </w:rPr>
              <m:t>,</m:t>
            </w:ins>
          </m:r>
        </m:oMath>
      </m:oMathPara>
    </w:p>
    <w:p w14:paraId="47C2708C" w14:textId="4EC199C0" w:rsidR="00E12CFA" w:rsidRDefault="00205D03" w:rsidP="00BE082C">
      <w:pPr>
        <w:rPr>
          <w:ins w:id="742" w:author="Anil Bandari" w:date="2022-12-14T09:28:00Z"/>
        </w:rPr>
      </w:pPr>
      <w:ins w:id="743" w:author="Anil Bandari" w:date="2022-12-14T09:13:00Z">
        <w:r>
          <w:t xml:space="preserve">where </w:t>
        </w:r>
      </w:ins>
      <w:ins w:id="744" w:author="Anil Bandari" w:date="2022-12-14T09:14:00Z">
        <w:r>
          <w:t xml:space="preserve">γ </w:t>
        </w:r>
      </w:ins>
      <w:ins w:id="745" w:author="Anil Bandari" w:date="2022-12-14T09:13:00Z">
        <w:r>
          <w:t xml:space="preserve">is </w:t>
        </w:r>
      </w:ins>
      <w:ins w:id="746" w:author="Anil Bandari" w:date="2022-12-14T09:15:00Z">
        <w:r>
          <w:t>set to 1.6</w:t>
        </w:r>
      </w:ins>
      <w:ins w:id="747" w:author="Anil Bandari" w:date="2022-12-14T09:17:00Z">
        <w:r>
          <w:t xml:space="preserve"> and </w:t>
        </w:r>
      </w:ins>
      <m:oMath>
        <m:r>
          <w:ins w:id="748" w:author="Anil Bandari" w:date="2022-12-14T09:19:00Z">
            <w:rPr>
              <w:rFonts w:ascii="Cambria Math" w:hAnsi="Cambria Math"/>
            </w:rPr>
            <m:t>x</m:t>
          </w:ins>
        </m:r>
      </m:oMath>
      <w:ins w:id="749" w:author="Anil Bandari" w:date="2022-12-14T09:17:00Z">
        <w:r>
          <w:t xml:space="preserve"> is the number of</w:t>
        </w:r>
      </w:ins>
      <w:ins w:id="750" w:author="Anil Bandari" w:date="2022-12-14T09:18:00Z">
        <w:r>
          <w:t xml:space="preserve"> each channel</w:t>
        </w:r>
      </w:ins>
      <w:ins w:id="751" w:author="Anil Bandari" w:date="2022-12-14T09:15:00Z">
        <w:r>
          <w:t>.</w:t>
        </w:r>
      </w:ins>
      <w:ins w:id="752" w:author="Anil Bandari" w:date="2022-12-14T09:16:00Z">
        <w:r>
          <w:t xml:space="preserve"> </w:t>
        </w:r>
      </w:ins>
      <w:ins w:id="753" w:author="Anil Bandari" w:date="2022-12-14T10:41:00Z">
        <w:r w:rsidR="00704B6C">
          <w:t>γ-transformation uses the exponential relationship between the input light</w:t>
        </w:r>
      </w:ins>
      <w:ins w:id="754" w:author="Anil Bandari" w:date="2022-12-14T10:42:00Z">
        <w:r w:rsidR="00704B6C">
          <w:t xml:space="preserve"> volume and the output signal intensity by image sensors, </w:t>
        </w:r>
      </w:ins>
      <w:ins w:id="755" w:author="Anil Bandari" w:date="2022-12-14T10:43:00Z">
        <w:r w:rsidR="00704B6C">
          <w:t>a</w:t>
        </w:r>
      </w:ins>
      <w:ins w:id="756" w:author="Anil Bandari" w:date="2022-12-14T10:42:00Z">
        <w:r w:rsidR="00704B6C">
          <w:t>nd it is popular in image analysis</w:t>
        </w:r>
      </w:ins>
      <w:ins w:id="757" w:author="Anil Bandari" w:date="2022-12-14T10:43:00Z">
        <w:r w:rsidR="00704B6C">
          <w:t xml:space="preserve"> to </w:t>
        </w:r>
        <w:r w:rsidR="008526EB">
          <w:t>adjust</w:t>
        </w:r>
        <w:r w:rsidR="00704B6C">
          <w:t xml:space="preserve"> brightness</w:t>
        </w:r>
      </w:ins>
      <w:ins w:id="758" w:author="Anil Bandari" w:date="2022-12-14T10:42:00Z">
        <w:r w:rsidR="00704B6C">
          <w:t>.</w:t>
        </w:r>
      </w:ins>
      <w:ins w:id="759" w:author="Anil Bandari" w:date="2022-12-14T10:41:00Z">
        <w:r w:rsidR="00704B6C">
          <w:t xml:space="preserve"> </w:t>
        </w:r>
      </w:ins>
      <w:ins w:id="760" w:author="Anil Bandari" w:date="2022-12-14T10:45:00Z">
        <w:r w:rsidR="001F73C9">
          <w:t>In our</w:t>
        </w:r>
      </w:ins>
      <w:ins w:id="761" w:author="Anil Bandari" w:date="2022-12-14T10:46:00Z">
        <w:r w:rsidR="001F73C9">
          <w:t xml:space="preserve"> case, t</w:t>
        </w:r>
      </w:ins>
      <w:ins w:id="762" w:author="Anil Bandari" w:date="2022-12-14T09:16:00Z">
        <w:r>
          <w:t>his will increase the numb</w:t>
        </w:r>
      </w:ins>
      <w:ins w:id="763" w:author="Anil Bandari" w:date="2022-12-14T09:19:00Z">
        <w:r>
          <w:t>er</w:t>
        </w:r>
      </w:ins>
      <w:ins w:id="764" w:author="Anil Bandari" w:date="2022-12-14T10:46:00Z">
        <w:r w:rsidR="00702A2E">
          <w:t>s</w:t>
        </w:r>
      </w:ins>
      <w:ins w:id="765" w:author="Anil Bandari" w:date="2022-12-14T09:19:00Z">
        <w:r>
          <w:t xml:space="preserve"> of each channel and make the </w:t>
        </w:r>
      </w:ins>
      <w:ins w:id="766" w:author="Anil Bandari" w:date="2022-12-14T09:35:00Z">
        <w:r w:rsidR="003D3932">
          <w:t xml:space="preserve">original </w:t>
        </w:r>
      </w:ins>
      <w:ins w:id="767" w:author="Anil Bandari" w:date="2022-12-14T09:19:00Z">
        <w:r>
          <w:t>image</w:t>
        </w:r>
      </w:ins>
      <w:ins w:id="768" w:author="Anil Bandari" w:date="2022-12-14T10:46:00Z">
        <w:r w:rsidR="00057E8B">
          <w:t>s</w:t>
        </w:r>
      </w:ins>
      <w:ins w:id="769" w:author="Anil Bandari" w:date="2022-12-14T09:19:00Z">
        <w:r>
          <w:t xml:space="preserve"> brighter.</w:t>
        </w:r>
      </w:ins>
      <w:ins w:id="770" w:author="Anil Bandari" w:date="2022-12-14T09:32:00Z">
        <w:r w:rsidR="002F4E4D">
          <w:t xml:space="preserve"> </w:t>
        </w:r>
      </w:ins>
      <w:ins w:id="771" w:author="Anil Bandari" w:date="2022-12-14T10:30:00Z">
        <w:r w:rsidR="004443A8">
          <w:t xml:space="preserve">Note that we normalized all input images by dividing by 255, but </w:t>
        </w:r>
        <w:r w:rsidR="00F61EFF">
          <w:t xml:space="preserve">we </w:t>
        </w:r>
        <w:r w:rsidR="004443A8">
          <w:t xml:space="preserve">did not standardize them, </w:t>
        </w:r>
        <w:proofErr w:type="gramStart"/>
        <w:r w:rsidR="004443A8">
          <w:t>i.e.</w:t>
        </w:r>
        <w:proofErr w:type="gramEnd"/>
        <w:r w:rsidR="004443A8">
          <w:t xml:space="preserve"> we did not subtract mean or divide by standard deviation. </w:t>
        </w:r>
      </w:ins>
      <w:ins w:id="772" w:author="Anil Bandari" w:date="2022-12-14T09:32:00Z">
        <w:r w:rsidR="002F4E4D">
          <w:t>The figure below show</w:t>
        </w:r>
      </w:ins>
      <w:ins w:id="773" w:author="Anil Bandari" w:date="2022-12-14T10:31:00Z">
        <w:r w:rsidR="002A0367">
          <w:t>s</w:t>
        </w:r>
      </w:ins>
      <w:ins w:id="774" w:author="Anil Bandari" w:date="2022-12-14T09:32:00Z">
        <w:r w:rsidR="002F4E4D">
          <w:t xml:space="preserve"> the flow of the data augmentation</w:t>
        </w:r>
        <w:r w:rsidR="00AD116F">
          <w:t xml:space="preserve"> in the case of NLCD 2016</w:t>
        </w:r>
      </w:ins>
      <w:ins w:id="775" w:author="Anil Bandari" w:date="2022-12-14T09:33:00Z">
        <w:r w:rsidR="006C43CA">
          <w:t xml:space="preserve"> label</w:t>
        </w:r>
      </w:ins>
      <w:ins w:id="776" w:author="Anil Bandari" w:date="2022-12-14T09:32:00Z">
        <w:r w:rsidR="002F4E4D">
          <w:t>.</w:t>
        </w:r>
      </w:ins>
    </w:p>
    <w:p w14:paraId="6503E106" w14:textId="09EF85DE" w:rsidR="00A206AF" w:rsidRDefault="00A206AF" w:rsidP="00A206AF">
      <w:pPr>
        <w:jc w:val="center"/>
        <w:rPr>
          <w:ins w:id="777" w:author="Anil Bandari" w:date="2022-12-14T09:28:00Z"/>
        </w:rPr>
      </w:pPr>
      <w:ins w:id="778" w:author="Anil Bandari" w:date="2022-12-14T09:28:00Z">
        <w:r>
          <w:rPr>
            <w:noProof/>
          </w:rPr>
          <w:drawing>
            <wp:inline distT="0" distB="0" distL="0" distR="0" wp14:anchorId="67584B0F" wp14:editId="1B969000">
              <wp:extent cx="3895725" cy="2706613"/>
              <wp:effectExtent l="0" t="0" r="0" b="0"/>
              <wp:docPr id="29" name="Picture 29"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picture containing application&#10;&#10;Description automatically generated"/>
                      <pic:cNvPicPr/>
                    </pic:nvPicPr>
                    <pic:blipFill>
                      <a:blip r:embed="rId42"/>
                      <a:stretch>
                        <a:fillRect/>
                      </a:stretch>
                    </pic:blipFill>
                    <pic:spPr>
                      <a:xfrm>
                        <a:off x="0" y="0"/>
                        <a:ext cx="3921051" cy="2724209"/>
                      </a:xfrm>
                      <a:prstGeom prst="rect">
                        <a:avLst/>
                      </a:prstGeom>
                    </pic:spPr>
                  </pic:pic>
                </a:graphicData>
              </a:graphic>
            </wp:inline>
          </w:drawing>
        </w:r>
      </w:ins>
    </w:p>
    <w:p w14:paraId="44EF3EA2" w14:textId="1DBDD00C" w:rsidR="00A206AF" w:rsidRPr="00236446" w:rsidRDefault="00A206AF" w:rsidP="00A206AF">
      <w:pPr>
        <w:jc w:val="center"/>
        <w:rPr>
          <w:ins w:id="779" w:author="Anil Bandari" w:date="2022-12-14T10:04:00Z"/>
          <w:i/>
          <w:iCs/>
          <w:sz w:val="20"/>
          <w:szCs w:val="20"/>
          <w:rPrChange w:id="780" w:author="Anil Bandari" w:date="2022-12-14T10:09:00Z">
            <w:rPr>
              <w:ins w:id="781" w:author="Anil Bandari" w:date="2022-12-14T10:04:00Z"/>
            </w:rPr>
          </w:rPrChange>
        </w:rPr>
      </w:pPr>
      <w:ins w:id="782" w:author="Anil Bandari" w:date="2022-12-14T09:28:00Z">
        <w:r w:rsidRPr="00236446">
          <w:rPr>
            <w:i/>
            <w:iCs/>
            <w:sz w:val="20"/>
            <w:szCs w:val="20"/>
            <w:rPrChange w:id="783" w:author="Anil Bandari" w:date="2022-12-14T10:09:00Z">
              <w:rPr/>
            </w:rPrChange>
          </w:rPr>
          <w:t xml:space="preserve">Figure A.1 </w:t>
        </w:r>
      </w:ins>
      <w:ins w:id="784" w:author="Anil Bandari" w:date="2022-12-14T09:29:00Z">
        <w:r w:rsidRPr="00236446">
          <w:rPr>
            <w:i/>
            <w:iCs/>
            <w:sz w:val="20"/>
            <w:szCs w:val="20"/>
            <w:rPrChange w:id="785" w:author="Anil Bandari" w:date="2022-12-14T10:09:00Z">
              <w:rPr/>
            </w:rPrChange>
          </w:rPr>
          <w:t>Data augmentation with respect to brightness in case of NLCD label</w:t>
        </w:r>
      </w:ins>
    </w:p>
    <w:p w14:paraId="15E30BCB" w14:textId="3E3212EA" w:rsidR="005A5AF3" w:rsidRDefault="005A5AF3" w:rsidP="005A5AF3">
      <w:pPr>
        <w:rPr>
          <w:ins w:id="786" w:author="Anil Bandari" w:date="2022-12-14T10:04:00Z"/>
        </w:rPr>
      </w:pPr>
      <w:ins w:id="787" w:author="Anil Bandari" w:date="2022-12-14T10:04:00Z">
        <w:r>
          <w:t xml:space="preserve">The effect of this data augmentation is </w:t>
        </w:r>
      </w:ins>
      <w:ins w:id="788" w:author="Anil Bandari" w:date="2022-12-14T10:09:00Z">
        <w:r w:rsidR="00B34848">
          <w:t>remarkable</w:t>
        </w:r>
      </w:ins>
      <w:ins w:id="789" w:author="Anil Bandari" w:date="2022-12-14T10:04:00Z">
        <w:r>
          <w:t>.</w:t>
        </w:r>
      </w:ins>
      <w:ins w:id="790" w:author="Anil Bandari" w:date="2022-12-14T10:05:00Z">
        <w:r>
          <w:t xml:space="preserve"> </w:t>
        </w:r>
      </w:ins>
      <w:ins w:id="791" w:author="Anil Bandari" w:date="2022-12-14T10:10:00Z">
        <w:r w:rsidR="007C2288">
          <w:t xml:space="preserve">Figure A.2 shows the predictions of </w:t>
        </w:r>
      </w:ins>
      <w:ins w:id="792" w:author="Anil Bandari" w:date="2022-12-14T10:47:00Z">
        <w:r w:rsidR="00151C05">
          <w:t xml:space="preserve">a </w:t>
        </w:r>
      </w:ins>
      <w:ins w:id="793" w:author="Anil Bandari" w:date="2022-12-14T10:10:00Z">
        <w:r w:rsidR="007C2288">
          <w:t xml:space="preserve">model </w:t>
        </w:r>
      </w:ins>
      <w:ins w:id="794" w:author="Anil Bandari" w:date="2022-12-14T10:47:00Z">
        <w:r w:rsidR="0060414B">
          <w:t xml:space="preserve">trained </w:t>
        </w:r>
      </w:ins>
      <w:ins w:id="795" w:author="Anil Bandari" w:date="2022-12-14T10:10:00Z">
        <w:r w:rsidR="007C2288">
          <w:t>with and without data augmentation (trained NAIP 2017 and NLCD 2016). W</w:t>
        </w:r>
      </w:ins>
      <w:ins w:id="796" w:author="Anil Bandari" w:date="2022-12-14T10:05:00Z">
        <w:r>
          <w:t xml:space="preserve">ithout data augmentation, the model trained on NAIP 2017 did not generalize well to NAIP 2013. </w:t>
        </w:r>
      </w:ins>
      <w:ins w:id="797" w:author="Anil Bandari" w:date="2022-12-14T10:06:00Z">
        <w:r w:rsidR="00476AE6">
          <w:t>However, t</w:t>
        </w:r>
      </w:ins>
      <w:ins w:id="798" w:author="Anil Bandari" w:date="2022-12-14T10:05:00Z">
        <w:r>
          <w:t xml:space="preserve">raining </w:t>
        </w:r>
      </w:ins>
      <w:ins w:id="799" w:author="Anil Bandari" w:date="2022-12-14T10:06:00Z">
        <w:r w:rsidR="00171132">
          <w:t xml:space="preserve">on </w:t>
        </w:r>
        <w:r>
          <w:t>augmented dataset le</w:t>
        </w:r>
        <w:r w:rsidR="004E211D">
          <w:t>d</w:t>
        </w:r>
        <w:r>
          <w:t xml:space="preserve"> to a model generalized </w:t>
        </w:r>
        <w:r w:rsidR="008D03A6">
          <w:t xml:space="preserve">even </w:t>
        </w:r>
        <w:r>
          <w:t>to NAIP 2013.</w:t>
        </w:r>
      </w:ins>
    </w:p>
    <w:p w14:paraId="47E6950F" w14:textId="0BED8B16" w:rsidR="005A5AF3" w:rsidRDefault="005A5AF3" w:rsidP="005A5AF3">
      <w:pPr>
        <w:jc w:val="center"/>
        <w:rPr>
          <w:ins w:id="800" w:author="Anil Bandari" w:date="2022-12-14T10:09:00Z"/>
        </w:rPr>
      </w:pPr>
      <w:ins w:id="801" w:author="Anil Bandari" w:date="2022-12-14T10:04:00Z">
        <w:r>
          <w:rPr>
            <w:noProof/>
          </w:rPr>
          <w:lastRenderedPageBreak/>
          <w:drawing>
            <wp:inline distT="0" distB="0" distL="0" distR="0" wp14:anchorId="4368E72A" wp14:editId="3A903D74">
              <wp:extent cx="4686300" cy="1231155"/>
              <wp:effectExtent l="0" t="0" r="0" b="7620"/>
              <wp:docPr id="40" name="Picture 40" descr="A picture containing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picture containing map&#10;&#10;Description automatically generated"/>
                      <pic:cNvPicPr/>
                    </pic:nvPicPr>
                    <pic:blipFill>
                      <a:blip r:embed="rId43"/>
                      <a:stretch>
                        <a:fillRect/>
                      </a:stretch>
                    </pic:blipFill>
                    <pic:spPr>
                      <a:xfrm>
                        <a:off x="0" y="0"/>
                        <a:ext cx="4699556" cy="1234637"/>
                      </a:xfrm>
                      <a:prstGeom prst="rect">
                        <a:avLst/>
                      </a:prstGeom>
                    </pic:spPr>
                  </pic:pic>
                </a:graphicData>
              </a:graphic>
            </wp:inline>
          </w:drawing>
        </w:r>
      </w:ins>
    </w:p>
    <w:p w14:paraId="32FD6F7C" w14:textId="68E07108" w:rsidR="00236446" w:rsidRDefault="00236446" w:rsidP="00236446">
      <w:pPr>
        <w:jc w:val="center"/>
        <w:rPr>
          <w:ins w:id="802" w:author="Anil Bandari" w:date="2022-12-14T10:20:00Z"/>
          <w:i/>
          <w:iCs/>
          <w:sz w:val="20"/>
          <w:szCs w:val="20"/>
        </w:rPr>
      </w:pPr>
      <w:ins w:id="803" w:author="Anil Bandari" w:date="2022-12-14T10:09:00Z">
        <w:r w:rsidRPr="007E7B1D">
          <w:rPr>
            <w:i/>
            <w:iCs/>
            <w:sz w:val="20"/>
            <w:szCs w:val="20"/>
          </w:rPr>
          <w:t>Figure A.</w:t>
        </w:r>
        <w:r>
          <w:rPr>
            <w:i/>
            <w:iCs/>
            <w:sz w:val="20"/>
            <w:szCs w:val="20"/>
          </w:rPr>
          <w:t>2</w:t>
        </w:r>
        <w:r w:rsidRPr="007E7B1D">
          <w:rPr>
            <w:i/>
            <w:iCs/>
            <w:sz w:val="20"/>
            <w:szCs w:val="20"/>
          </w:rPr>
          <w:t xml:space="preserve"> </w:t>
        </w:r>
        <w:r w:rsidR="00C41815">
          <w:rPr>
            <w:i/>
            <w:iCs/>
            <w:sz w:val="20"/>
            <w:szCs w:val="20"/>
          </w:rPr>
          <w:t>Prediction of models with and without d</w:t>
        </w:r>
        <w:r w:rsidRPr="007E7B1D">
          <w:rPr>
            <w:i/>
            <w:iCs/>
            <w:sz w:val="20"/>
            <w:szCs w:val="20"/>
          </w:rPr>
          <w:t xml:space="preserve">ata augmentation </w:t>
        </w:r>
      </w:ins>
    </w:p>
    <w:p w14:paraId="055D3BC4" w14:textId="56675475" w:rsidR="001904E9" w:rsidRPr="001904E9" w:rsidRDefault="005672A5" w:rsidP="001904E9">
      <w:ins w:id="804" w:author="Anil Bandari" w:date="2022-12-14T10:25:00Z">
        <w:r>
          <w:t>Note that a</w:t>
        </w:r>
      </w:ins>
      <w:ins w:id="805" w:author="Anil Bandari" w:date="2022-12-14T10:21:00Z">
        <w:r w:rsidR="001904E9">
          <w:t xml:space="preserve">nother possible way is standardization of input images, however, </w:t>
        </w:r>
      </w:ins>
      <w:ins w:id="806" w:author="Anil Bandari" w:date="2022-12-14T10:23:00Z">
        <w:r w:rsidR="00AF5F15">
          <w:t>if images for training and images for which predictions are made are quite different (</w:t>
        </w:r>
        <w:proofErr w:type="gramStart"/>
        <w:r w:rsidR="00AF5F15">
          <w:t>e.g.</w:t>
        </w:r>
        <w:proofErr w:type="gramEnd"/>
        <w:r w:rsidR="00AF5F15">
          <w:t xml:space="preserve"> </w:t>
        </w:r>
      </w:ins>
      <w:ins w:id="807" w:author="Anil Bandari" w:date="2022-12-14T10:29:00Z">
        <w:r w:rsidR="00C8070D">
          <w:t xml:space="preserve">taken </w:t>
        </w:r>
      </w:ins>
      <w:ins w:id="808" w:author="Anil Bandari" w:date="2022-12-14T10:23:00Z">
        <w:r w:rsidR="00AF5F15">
          <w:t>from quite different regions),</w:t>
        </w:r>
      </w:ins>
      <w:ins w:id="809" w:author="Anil Bandari" w:date="2022-12-14T10:24:00Z">
        <w:r w:rsidR="00AF5F15">
          <w:t xml:space="preserve"> the standardized distributions of numbers of each channel would be quite different, which can still cause</w:t>
        </w:r>
      </w:ins>
      <w:ins w:id="810" w:author="Anil Bandari" w:date="2022-12-14T10:29:00Z">
        <w:r w:rsidR="00DD580F">
          <w:t xml:space="preserve"> </w:t>
        </w:r>
      </w:ins>
      <w:ins w:id="811" w:author="Anil Bandari" w:date="2022-12-14T10:24:00Z">
        <w:r w:rsidR="00AF5F15">
          <w:t>failure</w:t>
        </w:r>
      </w:ins>
      <w:ins w:id="812" w:author="Anil Bandari" w:date="2022-12-14T10:29:00Z">
        <w:r w:rsidR="002526D0">
          <w:t>s</w:t>
        </w:r>
      </w:ins>
      <w:ins w:id="813" w:author="Anil Bandari" w:date="2022-12-14T10:24:00Z">
        <w:r w:rsidR="00AF5F15">
          <w:t xml:space="preserve"> in model predictions.</w:t>
        </w:r>
      </w:ins>
      <w:ins w:id="814" w:author="Anil Bandari" w:date="2022-12-14T10:23:00Z">
        <w:r w:rsidR="00AF5F15">
          <w:t xml:space="preserve"> </w:t>
        </w:r>
      </w:ins>
      <w:ins w:id="815" w:author="Anil Bandari" w:date="2022-12-14T10:22:00Z">
        <w:r w:rsidR="00AF5F15">
          <w:t xml:space="preserve">Also, </w:t>
        </w:r>
      </w:ins>
      <w:ins w:id="816" w:author="Anil Bandari" w:date="2022-12-14T10:21:00Z">
        <w:r w:rsidR="001904E9">
          <w:t xml:space="preserve">it is not feasible for online prediction where we cannot know the distribution of the input images </w:t>
        </w:r>
      </w:ins>
      <w:ins w:id="817" w:author="Anil Bandari" w:date="2022-12-14T10:22:00Z">
        <w:r w:rsidR="001904E9">
          <w:t>for which predictions are made.</w:t>
        </w:r>
      </w:ins>
    </w:p>
    <w:sectPr w:rsidR="001904E9" w:rsidRPr="001904E9" w:rsidSect="003D6A5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9" w:author="池田 祐樹" w:date="2022-12-17T16:12:00Z" w:initials="池田">
    <w:p w14:paraId="493824E0" w14:textId="02D290BC" w:rsidR="007F580B" w:rsidRDefault="007F580B">
      <w:pPr>
        <w:pStyle w:val="ac"/>
      </w:pPr>
      <w:r>
        <w:rPr>
          <w:rStyle w:val="ab"/>
        </w:rPr>
        <w:annotationRef/>
      </w:r>
      <w:r>
        <w:rPr>
          <w:lang w:eastAsia="ja-JP"/>
        </w:rPr>
        <w:t xml:space="preserve">@Masa </w:t>
      </w:r>
      <w:r>
        <w:rPr>
          <w:rFonts w:hint="eastAsia"/>
          <w:lang w:eastAsia="ja-JP"/>
        </w:rPr>
        <w:t>P</w:t>
      </w:r>
      <w:r>
        <w:rPr>
          <w:lang w:eastAsia="ja-JP"/>
        </w:rPr>
        <w:t>lease change this appropriately</w:t>
      </w:r>
    </w:p>
  </w:comment>
  <w:comment w:id="119" w:author="池田 祐樹" w:date="2022-12-17T16:13:00Z" w:initials="池田">
    <w:p w14:paraId="251AB299" w14:textId="5C07200C" w:rsidR="007F580B" w:rsidRDefault="007F580B">
      <w:pPr>
        <w:pStyle w:val="ac"/>
      </w:pPr>
      <w:r>
        <w:rPr>
          <w:rStyle w:val="ab"/>
        </w:rPr>
        <w:annotationRef/>
      </w:r>
      <w:r>
        <w:rPr>
          <w:lang w:eastAsia="ja-JP"/>
        </w:rPr>
        <w:t xml:space="preserve">@Masa </w:t>
      </w:r>
      <w:r>
        <w:rPr>
          <w:rFonts w:hint="eastAsia"/>
          <w:lang w:eastAsia="ja-JP"/>
        </w:rPr>
        <w:t>P</w:t>
      </w:r>
      <w:r>
        <w:rPr>
          <w:lang w:eastAsia="ja-JP"/>
        </w:rPr>
        <w:t>lease change this appropriately</w:t>
      </w:r>
    </w:p>
  </w:comment>
  <w:comment w:id="153" w:author="池田 祐樹" w:date="2022-12-17T16:08:00Z" w:initials="池田">
    <w:p w14:paraId="3A715B3D" w14:textId="0B14D031" w:rsidR="00E969A7" w:rsidRDefault="00E969A7">
      <w:pPr>
        <w:pStyle w:val="ac"/>
        <w:rPr>
          <w:lang w:eastAsia="ja-JP"/>
        </w:rPr>
      </w:pPr>
      <w:r>
        <w:rPr>
          <w:rStyle w:val="ab"/>
        </w:rPr>
        <w:annotationRef/>
      </w:r>
      <w:r>
        <w:rPr>
          <w:lang w:eastAsia="ja-JP"/>
        </w:rPr>
        <w:t xml:space="preserve">@Masa </w:t>
      </w:r>
      <w:r>
        <w:rPr>
          <w:rFonts w:hint="eastAsia"/>
          <w:lang w:eastAsia="ja-JP"/>
        </w:rPr>
        <w:t>P</w:t>
      </w:r>
      <w:r>
        <w:rPr>
          <w:lang w:eastAsia="ja-JP"/>
        </w:rPr>
        <w:t>lease change this appropriately</w:t>
      </w:r>
    </w:p>
  </w:comment>
  <w:comment w:id="174" w:author="池田 祐樹" w:date="2022-12-17T16:24:00Z" w:initials="池田">
    <w:p w14:paraId="74007510" w14:textId="7AC83279" w:rsidR="005525C7" w:rsidRDefault="005525C7">
      <w:pPr>
        <w:pStyle w:val="ac"/>
        <w:rPr>
          <w:lang w:eastAsia="ja-JP"/>
        </w:rPr>
      </w:pPr>
      <w:r>
        <w:rPr>
          <w:rStyle w:val="ab"/>
        </w:rPr>
        <w:annotationRef/>
      </w:r>
      <w:r w:rsidR="00DC0385">
        <w:rPr>
          <w:lang w:eastAsia="ja-JP"/>
        </w:rPr>
        <w:t xml:space="preserve">@Masa </w:t>
      </w:r>
      <w:r>
        <w:rPr>
          <w:rFonts w:hint="eastAsia"/>
          <w:lang w:eastAsia="ja-JP"/>
        </w:rPr>
        <w:t>P</w:t>
      </w:r>
      <w:r>
        <w:rPr>
          <w:lang w:eastAsia="ja-JP"/>
        </w:rPr>
        <w:t>lease update the current table by this</w:t>
      </w:r>
    </w:p>
  </w:comment>
  <w:comment w:id="199" w:author="池田 祐樹" w:date="2022-12-17T16:09:00Z" w:initials="池田">
    <w:p w14:paraId="7BA24044" w14:textId="7FB4E9DD" w:rsidR="00E969A7" w:rsidRDefault="00E969A7">
      <w:pPr>
        <w:pStyle w:val="ac"/>
      </w:pPr>
      <w:r>
        <w:rPr>
          <w:rStyle w:val="ab"/>
        </w:rPr>
        <w:annotationRef/>
      </w:r>
      <w:r>
        <w:rPr>
          <w:lang w:eastAsia="ja-JP"/>
        </w:rPr>
        <w:t xml:space="preserve">@Masa </w:t>
      </w:r>
      <w:r>
        <w:rPr>
          <w:rFonts w:hint="eastAsia"/>
          <w:lang w:eastAsia="ja-JP"/>
        </w:rPr>
        <w:t>P</w:t>
      </w:r>
      <w:r>
        <w:rPr>
          <w:lang w:eastAsia="ja-JP"/>
        </w:rPr>
        <w:t>lease change them appropriately</w:t>
      </w:r>
    </w:p>
  </w:comment>
  <w:comment w:id="339" w:author="池田 祐樹" w:date="2022-12-17T16:15:00Z" w:initials="池田">
    <w:p w14:paraId="6EF3692E" w14:textId="5AFAD4BB" w:rsidR="00822C79" w:rsidRDefault="00822C79">
      <w:pPr>
        <w:pStyle w:val="ac"/>
      </w:pPr>
      <w:r>
        <w:rPr>
          <w:rStyle w:val="ab"/>
        </w:rPr>
        <w:annotationRef/>
      </w:r>
      <w:r>
        <w:rPr>
          <w:lang w:eastAsia="ja-JP"/>
        </w:rPr>
        <w:t xml:space="preserve">@Masa </w:t>
      </w:r>
      <w:r>
        <w:rPr>
          <w:rFonts w:hint="eastAsia"/>
          <w:lang w:eastAsia="ja-JP"/>
        </w:rPr>
        <w:t>P</w:t>
      </w:r>
      <w:r>
        <w:rPr>
          <w:lang w:eastAsia="ja-JP"/>
        </w:rPr>
        <w:t>lease change this appropriately</w:t>
      </w:r>
    </w:p>
  </w:comment>
  <w:comment w:id="350" w:author="池田 祐樹" w:date="2022-12-17T16:16:00Z" w:initials="池田">
    <w:p w14:paraId="02436E9D" w14:textId="1B3DC767" w:rsidR="00822C79" w:rsidRDefault="00822C79">
      <w:pPr>
        <w:pStyle w:val="ac"/>
      </w:pPr>
      <w:r>
        <w:rPr>
          <w:rStyle w:val="ab"/>
        </w:rPr>
        <w:annotationRef/>
      </w:r>
      <w:r>
        <w:rPr>
          <w:lang w:eastAsia="ja-JP"/>
        </w:rPr>
        <w:t xml:space="preserve">@Masa </w:t>
      </w:r>
      <w:r>
        <w:rPr>
          <w:rFonts w:hint="eastAsia"/>
          <w:lang w:eastAsia="ja-JP"/>
        </w:rPr>
        <w:t>P</w:t>
      </w:r>
      <w:r>
        <w:rPr>
          <w:lang w:eastAsia="ja-JP"/>
        </w:rPr>
        <w:t>lease change this appropriately</w:t>
      </w:r>
    </w:p>
  </w:comment>
  <w:comment w:id="358" w:author="池田 祐樹" w:date="2022-12-17T16:15:00Z" w:initials="池田">
    <w:p w14:paraId="327EC5AB" w14:textId="616743CD" w:rsidR="00822C79" w:rsidRDefault="00822C79">
      <w:pPr>
        <w:pStyle w:val="ac"/>
      </w:pPr>
      <w:r>
        <w:rPr>
          <w:rStyle w:val="ab"/>
        </w:rPr>
        <w:annotationRef/>
      </w:r>
      <w:r>
        <w:rPr>
          <w:lang w:eastAsia="ja-JP"/>
        </w:rPr>
        <w:t xml:space="preserve">@Masa </w:t>
      </w:r>
      <w:r>
        <w:rPr>
          <w:rFonts w:hint="eastAsia"/>
          <w:lang w:eastAsia="ja-JP"/>
        </w:rPr>
        <w:t>P</w:t>
      </w:r>
      <w:r>
        <w:rPr>
          <w:lang w:eastAsia="ja-JP"/>
        </w:rPr>
        <w:t>lease change this appropriately</w:t>
      </w:r>
    </w:p>
  </w:comment>
  <w:comment w:id="432" w:author="池田 祐樹" w:date="2022-12-17T16:10:00Z" w:initials="池田">
    <w:p w14:paraId="6C1F516C" w14:textId="77777777" w:rsidR="00E969A7" w:rsidRDefault="00E969A7">
      <w:pPr>
        <w:pStyle w:val="ac"/>
        <w:rPr>
          <w:lang w:eastAsia="ja-JP"/>
        </w:rPr>
      </w:pPr>
      <w:r>
        <w:rPr>
          <w:rStyle w:val="ab"/>
        </w:rPr>
        <w:annotationRef/>
      </w:r>
      <w:r>
        <w:rPr>
          <w:lang w:eastAsia="ja-JP"/>
        </w:rPr>
        <w:t xml:space="preserve">@Masa </w:t>
      </w:r>
      <w:r>
        <w:rPr>
          <w:rFonts w:hint="eastAsia"/>
          <w:lang w:eastAsia="ja-JP"/>
        </w:rPr>
        <w:t>P</w:t>
      </w:r>
      <w:r>
        <w:rPr>
          <w:lang w:eastAsia="ja-JP"/>
        </w:rPr>
        <w:t>lease change this appropriately</w:t>
      </w:r>
    </w:p>
    <w:p w14:paraId="2A136086" w14:textId="689E1068" w:rsidR="00211528" w:rsidRDefault="00211528">
      <w:pPr>
        <w:pStyle w:val="ac"/>
      </w:pPr>
      <w:r>
        <w:rPr>
          <w:rFonts w:hint="eastAsia"/>
          <w:lang w:eastAsia="ja-JP"/>
        </w:rPr>
        <w:t>(</w:t>
      </w:r>
      <w:r>
        <w:rPr>
          <w:lang w:eastAsia="ja-JP"/>
        </w:rPr>
        <w:t>I assumed [1] remains to be the baseline model paper)</w:t>
      </w:r>
    </w:p>
  </w:comment>
  <w:comment w:id="464" w:author="池田 祐樹" w:date="2022-12-17T16:16:00Z" w:initials="池田">
    <w:p w14:paraId="0057AD95" w14:textId="5759A39B" w:rsidR="00822C79" w:rsidRDefault="00822C79">
      <w:pPr>
        <w:pStyle w:val="ac"/>
      </w:pPr>
      <w:r>
        <w:rPr>
          <w:rStyle w:val="ab"/>
        </w:rPr>
        <w:annotationRef/>
      </w:r>
      <w:r>
        <w:rPr>
          <w:lang w:eastAsia="ja-JP"/>
        </w:rPr>
        <w:t xml:space="preserve">@Masa </w:t>
      </w:r>
      <w:r>
        <w:rPr>
          <w:rFonts w:hint="eastAsia"/>
          <w:lang w:eastAsia="ja-JP"/>
        </w:rPr>
        <w:t>P</w:t>
      </w:r>
      <w:r>
        <w:rPr>
          <w:lang w:eastAsia="ja-JP"/>
        </w:rPr>
        <w:t>lease change this appropriately</w:t>
      </w:r>
    </w:p>
  </w:comment>
  <w:comment w:id="487" w:author="池田 祐樹" w:date="2022-12-17T16:16:00Z" w:initials="池田">
    <w:p w14:paraId="7F947840" w14:textId="1197004C" w:rsidR="00822C79" w:rsidRDefault="00822C79">
      <w:pPr>
        <w:pStyle w:val="ac"/>
      </w:pPr>
      <w:r>
        <w:rPr>
          <w:rStyle w:val="ab"/>
        </w:rPr>
        <w:annotationRef/>
      </w:r>
      <w:r>
        <w:rPr>
          <w:lang w:eastAsia="ja-JP"/>
        </w:rPr>
        <w:t xml:space="preserve">@Masa </w:t>
      </w:r>
      <w:r>
        <w:rPr>
          <w:rFonts w:hint="eastAsia"/>
          <w:lang w:eastAsia="ja-JP"/>
        </w:rPr>
        <w:t>P</w:t>
      </w:r>
      <w:r>
        <w:rPr>
          <w:lang w:eastAsia="ja-JP"/>
        </w:rPr>
        <w:t>lease change this appropriately</w:t>
      </w:r>
    </w:p>
  </w:comment>
  <w:comment w:id="613" w:author="池田 祐樹" w:date="2022-12-17T16:14:00Z" w:initials="池田">
    <w:p w14:paraId="06EDE6DB" w14:textId="5729E2A3" w:rsidR="00DB25D8" w:rsidRDefault="00DB25D8">
      <w:pPr>
        <w:pStyle w:val="ac"/>
        <w:rPr>
          <w:lang w:eastAsia="ja-JP"/>
        </w:rPr>
      </w:pPr>
      <w:r>
        <w:rPr>
          <w:rStyle w:val="ab"/>
        </w:rPr>
        <w:annotationRef/>
      </w:r>
      <w:r>
        <w:rPr>
          <w:lang w:eastAsia="ja-JP"/>
        </w:rPr>
        <w:t xml:space="preserve">@Masa </w:t>
      </w:r>
      <w:r>
        <w:rPr>
          <w:rFonts w:hint="eastAsia"/>
          <w:lang w:eastAsia="ja-JP"/>
        </w:rPr>
        <w:t>T</w:t>
      </w:r>
      <w:r>
        <w:rPr>
          <w:lang w:eastAsia="ja-JP"/>
        </w:rPr>
        <w:t xml:space="preserve">hey are </w:t>
      </w:r>
      <w:r w:rsidR="007A2AED">
        <w:rPr>
          <w:lang w:eastAsia="ja-JP"/>
        </w:rPr>
        <w:t xml:space="preserve">the </w:t>
      </w:r>
      <w:r>
        <w:rPr>
          <w:lang w:eastAsia="ja-JP"/>
        </w:rPr>
        <w:t>added references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3824E0" w15:done="0"/>
  <w15:commentEx w15:paraId="251AB299" w15:done="0"/>
  <w15:commentEx w15:paraId="3A715B3D" w15:done="0"/>
  <w15:commentEx w15:paraId="74007510" w15:done="0"/>
  <w15:commentEx w15:paraId="7BA24044" w15:done="0"/>
  <w15:commentEx w15:paraId="6EF3692E" w15:done="0"/>
  <w15:commentEx w15:paraId="02436E9D" w15:done="0"/>
  <w15:commentEx w15:paraId="327EC5AB" w15:done="0"/>
  <w15:commentEx w15:paraId="2A136086" w15:done="0"/>
  <w15:commentEx w15:paraId="0057AD95" w15:done="0"/>
  <w15:commentEx w15:paraId="7F947840" w15:done="0"/>
  <w15:commentEx w15:paraId="06EDE6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4868F2" w16cex:dateUtc="2022-12-17T21:12:00Z"/>
  <w16cex:commentExtensible w16cex:durableId="2748690D" w16cex:dateUtc="2022-12-17T21:13:00Z"/>
  <w16cex:commentExtensible w16cex:durableId="274867E5" w16cex:dateUtc="2022-12-17T21:08:00Z"/>
  <w16cex:commentExtensible w16cex:durableId="27486BBB" w16cex:dateUtc="2022-12-17T21:24:00Z"/>
  <w16cex:commentExtensible w16cex:durableId="27486846" w16cex:dateUtc="2022-12-17T21:09:00Z"/>
  <w16cex:commentExtensible w16cex:durableId="274869A0" w16cex:dateUtc="2022-12-17T21:15:00Z"/>
  <w16cex:commentExtensible w16cex:durableId="274869C6" w16cex:dateUtc="2022-12-17T21:16:00Z"/>
  <w16cex:commentExtensible w16cex:durableId="274869B0" w16cex:dateUtc="2022-12-17T21:15:00Z"/>
  <w16cex:commentExtensible w16cex:durableId="27486859" w16cex:dateUtc="2022-12-17T21:10:00Z"/>
  <w16cex:commentExtensible w16cex:durableId="274869D3" w16cex:dateUtc="2022-12-17T21:16:00Z"/>
  <w16cex:commentExtensible w16cex:durableId="274869DE" w16cex:dateUtc="2022-12-17T21:16:00Z"/>
  <w16cex:commentExtensible w16cex:durableId="27486968" w16cex:dateUtc="2022-12-17T2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3824E0" w16cid:durableId="274868F2"/>
  <w16cid:commentId w16cid:paraId="251AB299" w16cid:durableId="2748690D"/>
  <w16cid:commentId w16cid:paraId="3A715B3D" w16cid:durableId="274867E5"/>
  <w16cid:commentId w16cid:paraId="74007510" w16cid:durableId="27486BBB"/>
  <w16cid:commentId w16cid:paraId="7BA24044" w16cid:durableId="27486846"/>
  <w16cid:commentId w16cid:paraId="6EF3692E" w16cid:durableId="274869A0"/>
  <w16cid:commentId w16cid:paraId="02436E9D" w16cid:durableId="274869C6"/>
  <w16cid:commentId w16cid:paraId="327EC5AB" w16cid:durableId="274869B0"/>
  <w16cid:commentId w16cid:paraId="2A136086" w16cid:durableId="27486859"/>
  <w16cid:commentId w16cid:paraId="0057AD95" w16cid:durableId="274869D3"/>
  <w16cid:commentId w16cid:paraId="7F947840" w16cid:durableId="274869DE"/>
  <w16cid:commentId w16cid:paraId="06EDE6DB" w16cid:durableId="274869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B996B" w14:textId="77777777" w:rsidR="00CA5912" w:rsidRDefault="00CA5912" w:rsidP="00535AB8">
      <w:pPr>
        <w:spacing w:after="0" w:line="240" w:lineRule="auto"/>
      </w:pPr>
      <w:r>
        <w:separator/>
      </w:r>
    </w:p>
  </w:endnote>
  <w:endnote w:type="continuationSeparator" w:id="0">
    <w:p w14:paraId="2E06CF0E" w14:textId="77777777" w:rsidR="00CA5912" w:rsidRDefault="00CA5912" w:rsidP="00535A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3378075"/>
      <w:docPartObj>
        <w:docPartGallery w:val="Page Numbers (Bottom of Page)"/>
        <w:docPartUnique/>
      </w:docPartObj>
    </w:sdtPr>
    <w:sdtContent>
      <w:p w14:paraId="699C11F2" w14:textId="37D4B8E8" w:rsidR="00A615B8" w:rsidRDefault="00A615B8">
        <w:pPr>
          <w:pStyle w:val="af2"/>
          <w:jc w:val="center"/>
        </w:pPr>
        <w:r>
          <w:fldChar w:fldCharType="begin"/>
        </w:r>
        <w:r>
          <w:instrText>PAGE   \* MERGEFORMAT</w:instrText>
        </w:r>
        <w:r>
          <w:fldChar w:fldCharType="separate"/>
        </w:r>
        <w:r>
          <w:rPr>
            <w:lang w:val="ja-JP" w:eastAsia="ja-JP"/>
          </w:rPr>
          <w:t>2</w:t>
        </w:r>
        <w:r>
          <w:fldChar w:fldCharType="end"/>
        </w:r>
      </w:p>
    </w:sdtContent>
  </w:sdt>
  <w:p w14:paraId="04940729" w14:textId="77777777" w:rsidR="00A615B8" w:rsidRDefault="00A615B8">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33328" w14:textId="77777777" w:rsidR="00CA5912" w:rsidRDefault="00CA5912" w:rsidP="00535AB8">
      <w:pPr>
        <w:spacing w:after="0" w:line="240" w:lineRule="auto"/>
      </w:pPr>
      <w:r>
        <w:separator/>
      </w:r>
    </w:p>
  </w:footnote>
  <w:footnote w:type="continuationSeparator" w:id="0">
    <w:p w14:paraId="0AC23710" w14:textId="77777777" w:rsidR="00CA5912" w:rsidRDefault="00CA5912" w:rsidP="00535A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D23BE9"/>
    <w:multiLevelType w:val="hybridMultilevel"/>
    <w:tmpl w:val="4468B692"/>
    <w:lvl w:ilvl="0" w:tplc="E9CA98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8809E7"/>
    <w:multiLevelType w:val="hybridMultilevel"/>
    <w:tmpl w:val="9FC829A4"/>
    <w:lvl w:ilvl="0" w:tplc="D8F4975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4A171D"/>
    <w:multiLevelType w:val="hybridMultilevel"/>
    <w:tmpl w:val="E99EE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77225C"/>
    <w:multiLevelType w:val="hybridMultilevel"/>
    <w:tmpl w:val="9E6C1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710D18"/>
    <w:multiLevelType w:val="hybridMultilevel"/>
    <w:tmpl w:val="235CC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DE6D78"/>
    <w:multiLevelType w:val="hybridMultilevel"/>
    <w:tmpl w:val="C900C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0B4E00"/>
    <w:multiLevelType w:val="hybridMultilevel"/>
    <w:tmpl w:val="9880DC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114D12"/>
    <w:multiLevelType w:val="hybridMultilevel"/>
    <w:tmpl w:val="870C4B58"/>
    <w:lvl w:ilvl="0" w:tplc="9788AF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9A11C7"/>
    <w:multiLevelType w:val="hybridMultilevel"/>
    <w:tmpl w:val="701664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AF1683"/>
    <w:multiLevelType w:val="hybridMultilevel"/>
    <w:tmpl w:val="CEB20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F74C14"/>
    <w:multiLevelType w:val="hybridMultilevel"/>
    <w:tmpl w:val="F41097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2511B7"/>
    <w:multiLevelType w:val="hybridMultilevel"/>
    <w:tmpl w:val="B942C340"/>
    <w:lvl w:ilvl="0" w:tplc="3398D4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7250569">
    <w:abstractNumId w:val="5"/>
  </w:num>
  <w:num w:numId="2" w16cid:durableId="105780048">
    <w:abstractNumId w:val="8"/>
  </w:num>
  <w:num w:numId="3" w16cid:durableId="1890607166">
    <w:abstractNumId w:val="9"/>
  </w:num>
  <w:num w:numId="4" w16cid:durableId="1526746003">
    <w:abstractNumId w:val="11"/>
  </w:num>
  <w:num w:numId="5" w16cid:durableId="706443105">
    <w:abstractNumId w:val="0"/>
  </w:num>
  <w:num w:numId="6" w16cid:durableId="1338774418">
    <w:abstractNumId w:val="4"/>
  </w:num>
  <w:num w:numId="7" w16cid:durableId="2082169204">
    <w:abstractNumId w:val="2"/>
  </w:num>
  <w:num w:numId="8" w16cid:durableId="2010979938">
    <w:abstractNumId w:val="3"/>
  </w:num>
  <w:num w:numId="9" w16cid:durableId="573781363">
    <w:abstractNumId w:val="1"/>
  </w:num>
  <w:num w:numId="10" w16cid:durableId="1390686095">
    <w:abstractNumId w:val="7"/>
  </w:num>
  <w:num w:numId="11" w16cid:durableId="371808995">
    <w:abstractNumId w:val="10"/>
  </w:num>
  <w:num w:numId="12" w16cid:durableId="92893040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池田 祐樹">
    <w15:presenceInfo w15:providerId="Windows Live" w15:userId="143feb0227492245"/>
  </w15:person>
  <w15:person w15:author="Anil Bandari">
    <w15:presenceInfo w15:providerId="None" w15:userId="Anil Banda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trackRevisions/>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LQwNrM0tDQytTQ3MjFQ0lEKTi0uzszPAykwrQUAggBAjCwAAAA="/>
  </w:docVars>
  <w:rsids>
    <w:rsidRoot w:val="00F575B9"/>
    <w:rsid w:val="0000143A"/>
    <w:rsid w:val="00003660"/>
    <w:rsid w:val="000046EC"/>
    <w:rsid w:val="00005BC1"/>
    <w:rsid w:val="00007548"/>
    <w:rsid w:val="00007E66"/>
    <w:rsid w:val="00010625"/>
    <w:rsid w:val="00012370"/>
    <w:rsid w:val="00012CDC"/>
    <w:rsid w:val="00023ECC"/>
    <w:rsid w:val="00026CE9"/>
    <w:rsid w:val="00035D59"/>
    <w:rsid w:val="000377E4"/>
    <w:rsid w:val="00040A98"/>
    <w:rsid w:val="000421CD"/>
    <w:rsid w:val="00044743"/>
    <w:rsid w:val="00044858"/>
    <w:rsid w:val="00054C6B"/>
    <w:rsid w:val="00055306"/>
    <w:rsid w:val="0005638E"/>
    <w:rsid w:val="000579F4"/>
    <w:rsid w:val="00057E8B"/>
    <w:rsid w:val="00071E19"/>
    <w:rsid w:val="00075816"/>
    <w:rsid w:val="00087ACC"/>
    <w:rsid w:val="000957FB"/>
    <w:rsid w:val="000B20B7"/>
    <w:rsid w:val="000B3909"/>
    <w:rsid w:val="000B4172"/>
    <w:rsid w:val="000C1403"/>
    <w:rsid w:val="000C2682"/>
    <w:rsid w:val="000D3432"/>
    <w:rsid w:val="000E6EDD"/>
    <w:rsid w:val="000F4F8C"/>
    <w:rsid w:val="00100FD2"/>
    <w:rsid w:val="00102549"/>
    <w:rsid w:val="00105482"/>
    <w:rsid w:val="00112154"/>
    <w:rsid w:val="001176CD"/>
    <w:rsid w:val="00117F1B"/>
    <w:rsid w:val="00124C10"/>
    <w:rsid w:val="00130344"/>
    <w:rsid w:val="001312CB"/>
    <w:rsid w:val="00141533"/>
    <w:rsid w:val="0014242C"/>
    <w:rsid w:val="00146B0B"/>
    <w:rsid w:val="001473DC"/>
    <w:rsid w:val="00151651"/>
    <w:rsid w:val="00151C05"/>
    <w:rsid w:val="001565A8"/>
    <w:rsid w:val="00164BA7"/>
    <w:rsid w:val="0016679B"/>
    <w:rsid w:val="00171132"/>
    <w:rsid w:val="00171CDD"/>
    <w:rsid w:val="00174352"/>
    <w:rsid w:val="0018430E"/>
    <w:rsid w:val="0018442A"/>
    <w:rsid w:val="00184750"/>
    <w:rsid w:val="0018544C"/>
    <w:rsid w:val="00187651"/>
    <w:rsid w:val="00187D79"/>
    <w:rsid w:val="00190226"/>
    <w:rsid w:val="001904E9"/>
    <w:rsid w:val="00192514"/>
    <w:rsid w:val="00195A46"/>
    <w:rsid w:val="001A661D"/>
    <w:rsid w:val="001B501A"/>
    <w:rsid w:val="001B782D"/>
    <w:rsid w:val="001C3B5C"/>
    <w:rsid w:val="001C3B91"/>
    <w:rsid w:val="001C4492"/>
    <w:rsid w:val="001C68F8"/>
    <w:rsid w:val="001D01AD"/>
    <w:rsid w:val="001D7791"/>
    <w:rsid w:val="001D793B"/>
    <w:rsid w:val="001E1B66"/>
    <w:rsid w:val="001E2875"/>
    <w:rsid w:val="001E2A56"/>
    <w:rsid w:val="001E45C6"/>
    <w:rsid w:val="001E68BF"/>
    <w:rsid w:val="001F52DE"/>
    <w:rsid w:val="001F6D7B"/>
    <w:rsid w:val="001F73C9"/>
    <w:rsid w:val="002051D3"/>
    <w:rsid w:val="00205D03"/>
    <w:rsid w:val="00211528"/>
    <w:rsid w:val="00211EFC"/>
    <w:rsid w:val="00212DFD"/>
    <w:rsid w:val="00214A91"/>
    <w:rsid w:val="0022149B"/>
    <w:rsid w:val="002252A5"/>
    <w:rsid w:val="00230427"/>
    <w:rsid w:val="00236446"/>
    <w:rsid w:val="0023694D"/>
    <w:rsid w:val="00236B14"/>
    <w:rsid w:val="00241473"/>
    <w:rsid w:val="00241941"/>
    <w:rsid w:val="00245E4E"/>
    <w:rsid w:val="002512D5"/>
    <w:rsid w:val="002526D0"/>
    <w:rsid w:val="00253D19"/>
    <w:rsid w:val="00254CBC"/>
    <w:rsid w:val="002560E4"/>
    <w:rsid w:val="00257996"/>
    <w:rsid w:val="002614BA"/>
    <w:rsid w:val="00267DFB"/>
    <w:rsid w:val="00275709"/>
    <w:rsid w:val="00277E54"/>
    <w:rsid w:val="00280E0A"/>
    <w:rsid w:val="00282B03"/>
    <w:rsid w:val="00282BB3"/>
    <w:rsid w:val="002857DB"/>
    <w:rsid w:val="00285AF8"/>
    <w:rsid w:val="00286857"/>
    <w:rsid w:val="002A0367"/>
    <w:rsid w:val="002A1E43"/>
    <w:rsid w:val="002A2AF5"/>
    <w:rsid w:val="002A2BBC"/>
    <w:rsid w:val="002A35D6"/>
    <w:rsid w:val="002A463F"/>
    <w:rsid w:val="002A534C"/>
    <w:rsid w:val="002B482C"/>
    <w:rsid w:val="002B59D0"/>
    <w:rsid w:val="002B7492"/>
    <w:rsid w:val="002D210C"/>
    <w:rsid w:val="002D4451"/>
    <w:rsid w:val="002D5BB9"/>
    <w:rsid w:val="002D67C0"/>
    <w:rsid w:val="002E0AC4"/>
    <w:rsid w:val="002E47BD"/>
    <w:rsid w:val="002F4E4D"/>
    <w:rsid w:val="002F5D1D"/>
    <w:rsid w:val="002F7738"/>
    <w:rsid w:val="003029FC"/>
    <w:rsid w:val="00302F05"/>
    <w:rsid w:val="00311B62"/>
    <w:rsid w:val="00314519"/>
    <w:rsid w:val="00314546"/>
    <w:rsid w:val="00322D4D"/>
    <w:rsid w:val="00327676"/>
    <w:rsid w:val="00330234"/>
    <w:rsid w:val="00332DFF"/>
    <w:rsid w:val="00335354"/>
    <w:rsid w:val="00336D1C"/>
    <w:rsid w:val="00340F37"/>
    <w:rsid w:val="003426A4"/>
    <w:rsid w:val="00345CAF"/>
    <w:rsid w:val="003508F8"/>
    <w:rsid w:val="00356E17"/>
    <w:rsid w:val="003661A7"/>
    <w:rsid w:val="003666DF"/>
    <w:rsid w:val="00367646"/>
    <w:rsid w:val="0037638B"/>
    <w:rsid w:val="0039090E"/>
    <w:rsid w:val="003919F5"/>
    <w:rsid w:val="00391AED"/>
    <w:rsid w:val="003937DA"/>
    <w:rsid w:val="00394684"/>
    <w:rsid w:val="00397D57"/>
    <w:rsid w:val="003A310A"/>
    <w:rsid w:val="003A5651"/>
    <w:rsid w:val="003A59DE"/>
    <w:rsid w:val="003C6221"/>
    <w:rsid w:val="003C6C28"/>
    <w:rsid w:val="003D3932"/>
    <w:rsid w:val="003D6A53"/>
    <w:rsid w:val="003E217A"/>
    <w:rsid w:val="003E7047"/>
    <w:rsid w:val="003E7171"/>
    <w:rsid w:val="003E7E02"/>
    <w:rsid w:val="00400ED9"/>
    <w:rsid w:val="0040198F"/>
    <w:rsid w:val="00402AD5"/>
    <w:rsid w:val="00403FB1"/>
    <w:rsid w:val="00410BBA"/>
    <w:rsid w:val="00412906"/>
    <w:rsid w:val="004222F7"/>
    <w:rsid w:val="00430304"/>
    <w:rsid w:val="00441085"/>
    <w:rsid w:val="004443A8"/>
    <w:rsid w:val="00446021"/>
    <w:rsid w:val="00446B84"/>
    <w:rsid w:val="00451F29"/>
    <w:rsid w:val="00454E29"/>
    <w:rsid w:val="004561EE"/>
    <w:rsid w:val="0046238F"/>
    <w:rsid w:val="00474958"/>
    <w:rsid w:val="004751BB"/>
    <w:rsid w:val="00476AE6"/>
    <w:rsid w:val="00481650"/>
    <w:rsid w:val="0048533C"/>
    <w:rsid w:val="00490280"/>
    <w:rsid w:val="00490293"/>
    <w:rsid w:val="00490911"/>
    <w:rsid w:val="00492948"/>
    <w:rsid w:val="00493B1F"/>
    <w:rsid w:val="00496DA7"/>
    <w:rsid w:val="00497C71"/>
    <w:rsid w:val="004A3994"/>
    <w:rsid w:val="004A7BA6"/>
    <w:rsid w:val="004B2A06"/>
    <w:rsid w:val="004B502A"/>
    <w:rsid w:val="004B5F15"/>
    <w:rsid w:val="004B7D6E"/>
    <w:rsid w:val="004C0BB5"/>
    <w:rsid w:val="004C1FF2"/>
    <w:rsid w:val="004C227D"/>
    <w:rsid w:val="004C5FA1"/>
    <w:rsid w:val="004C7192"/>
    <w:rsid w:val="004C7673"/>
    <w:rsid w:val="004D1EA1"/>
    <w:rsid w:val="004D6BE4"/>
    <w:rsid w:val="004E211D"/>
    <w:rsid w:val="004E36CF"/>
    <w:rsid w:val="004E7CDE"/>
    <w:rsid w:val="00502775"/>
    <w:rsid w:val="0050361D"/>
    <w:rsid w:val="00506BFD"/>
    <w:rsid w:val="00506D2C"/>
    <w:rsid w:val="005117A9"/>
    <w:rsid w:val="00513D64"/>
    <w:rsid w:val="00516276"/>
    <w:rsid w:val="00516862"/>
    <w:rsid w:val="00516E6D"/>
    <w:rsid w:val="00523890"/>
    <w:rsid w:val="00524BC5"/>
    <w:rsid w:val="005258B0"/>
    <w:rsid w:val="00532F60"/>
    <w:rsid w:val="00535AB8"/>
    <w:rsid w:val="005364B1"/>
    <w:rsid w:val="00542EED"/>
    <w:rsid w:val="00545DC3"/>
    <w:rsid w:val="00550B12"/>
    <w:rsid w:val="005525C7"/>
    <w:rsid w:val="0055394D"/>
    <w:rsid w:val="00557BDF"/>
    <w:rsid w:val="005603BE"/>
    <w:rsid w:val="005603F7"/>
    <w:rsid w:val="00560E31"/>
    <w:rsid w:val="00563E02"/>
    <w:rsid w:val="00566A1C"/>
    <w:rsid w:val="005672A5"/>
    <w:rsid w:val="00571C5F"/>
    <w:rsid w:val="00575298"/>
    <w:rsid w:val="00580E29"/>
    <w:rsid w:val="00582C6E"/>
    <w:rsid w:val="00584FFE"/>
    <w:rsid w:val="00586EA3"/>
    <w:rsid w:val="00590402"/>
    <w:rsid w:val="00595C4B"/>
    <w:rsid w:val="00597254"/>
    <w:rsid w:val="005A5AF3"/>
    <w:rsid w:val="005B2883"/>
    <w:rsid w:val="005B2D92"/>
    <w:rsid w:val="005B430B"/>
    <w:rsid w:val="005C12FC"/>
    <w:rsid w:val="005C2190"/>
    <w:rsid w:val="005C2AE6"/>
    <w:rsid w:val="005C7417"/>
    <w:rsid w:val="005D3EE1"/>
    <w:rsid w:val="005D456D"/>
    <w:rsid w:val="005D4DD3"/>
    <w:rsid w:val="005D6CB3"/>
    <w:rsid w:val="005E141B"/>
    <w:rsid w:val="005E4409"/>
    <w:rsid w:val="005E62E4"/>
    <w:rsid w:val="005F5BC1"/>
    <w:rsid w:val="006001C9"/>
    <w:rsid w:val="00602360"/>
    <w:rsid w:val="0060414B"/>
    <w:rsid w:val="0060415A"/>
    <w:rsid w:val="00605ACC"/>
    <w:rsid w:val="00610274"/>
    <w:rsid w:val="006106DB"/>
    <w:rsid w:val="006125E4"/>
    <w:rsid w:val="00614C7C"/>
    <w:rsid w:val="00616808"/>
    <w:rsid w:val="00632B91"/>
    <w:rsid w:val="00632E8C"/>
    <w:rsid w:val="00633EEF"/>
    <w:rsid w:val="00635DBE"/>
    <w:rsid w:val="00637539"/>
    <w:rsid w:val="00647932"/>
    <w:rsid w:val="006514C2"/>
    <w:rsid w:val="00651E2E"/>
    <w:rsid w:val="00653B1B"/>
    <w:rsid w:val="00661729"/>
    <w:rsid w:val="00662C52"/>
    <w:rsid w:val="00676A1D"/>
    <w:rsid w:val="00677CCA"/>
    <w:rsid w:val="0068699C"/>
    <w:rsid w:val="00690E2E"/>
    <w:rsid w:val="006A2A82"/>
    <w:rsid w:val="006A35FB"/>
    <w:rsid w:val="006A4184"/>
    <w:rsid w:val="006A447F"/>
    <w:rsid w:val="006A53F0"/>
    <w:rsid w:val="006B7753"/>
    <w:rsid w:val="006C00BB"/>
    <w:rsid w:val="006C0C03"/>
    <w:rsid w:val="006C43CA"/>
    <w:rsid w:val="006C49E6"/>
    <w:rsid w:val="006D00F1"/>
    <w:rsid w:val="006D4310"/>
    <w:rsid w:val="006D6442"/>
    <w:rsid w:val="006D7F45"/>
    <w:rsid w:val="006E2053"/>
    <w:rsid w:val="006F1996"/>
    <w:rsid w:val="006F2B41"/>
    <w:rsid w:val="00702A2E"/>
    <w:rsid w:val="00702E50"/>
    <w:rsid w:val="0070432C"/>
    <w:rsid w:val="00704B6C"/>
    <w:rsid w:val="00705625"/>
    <w:rsid w:val="00707E48"/>
    <w:rsid w:val="00710C82"/>
    <w:rsid w:val="00715E67"/>
    <w:rsid w:val="0071734A"/>
    <w:rsid w:val="00722355"/>
    <w:rsid w:val="007264AE"/>
    <w:rsid w:val="007315D8"/>
    <w:rsid w:val="007367B5"/>
    <w:rsid w:val="00736995"/>
    <w:rsid w:val="00737A3C"/>
    <w:rsid w:val="0074172C"/>
    <w:rsid w:val="007468ED"/>
    <w:rsid w:val="007559F3"/>
    <w:rsid w:val="00762F2A"/>
    <w:rsid w:val="00763C7F"/>
    <w:rsid w:val="00765FAF"/>
    <w:rsid w:val="007669CF"/>
    <w:rsid w:val="00776FAC"/>
    <w:rsid w:val="00777EF7"/>
    <w:rsid w:val="00781D08"/>
    <w:rsid w:val="00784264"/>
    <w:rsid w:val="007878EC"/>
    <w:rsid w:val="007901C6"/>
    <w:rsid w:val="007922D7"/>
    <w:rsid w:val="007942F4"/>
    <w:rsid w:val="007A2AED"/>
    <w:rsid w:val="007A2B02"/>
    <w:rsid w:val="007B3CE4"/>
    <w:rsid w:val="007B5114"/>
    <w:rsid w:val="007B719A"/>
    <w:rsid w:val="007C2288"/>
    <w:rsid w:val="007C5B01"/>
    <w:rsid w:val="007C76EE"/>
    <w:rsid w:val="007E0909"/>
    <w:rsid w:val="007E218F"/>
    <w:rsid w:val="007E528D"/>
    <w:rsid w:val="007E5974"/>
    <w:rsid w:val="007F520F"/>
    <w:rsid w:val="007F580B"/>
    <w:rsid w:val="007F71C0"/>
    <w:rsid w:val="00804C47"/>
    <w:rsid w:val="008126E2"/>
    <w:rsid w:val="00815A1D"/>
    <w:rsid w:val="008161E1"/>
    <w:rsid w:val="0082045E"/>
    <w:rsid w:val="00821178"/>
    <w:rsid w:val="00822C79"/>
    <w:rsid w:val="008301E5"/>
    <w:rsid w:val="00830D7D"/>
    <w:rsid w:val="008333FE"/>
    <w:rsid w:val="008400A7"/>
    <w:rsid w:val="00840641"/>
    <w:rsid w:val="00850843"/>
    <w:rsid w:val="008526EB"/>
    <w:rsid w:val="008558FB"/>
    <w:rsid w:val="008606A8"/>
    <w:rsid w:val="00872134"/>
    <w:rsid w:val="0087540F"/>
    <w:rsid w:val="008766C4"/>
    <w:rsid w:val="0088396B"/>
    <w:rsid w:val="008A13B5"/>
    <w:rsid w:val="008A750D"/>
    <w:rsid w:val="008C1774"/>
    <w:rsid w:val="008C2326"/>
    <w:rsid w:val="008C78A3"/>
    <w:rsid w:val="008D03A6"/>
    <w:rsid w:val="008D0430"/>
    <w:rsid w:val="008D109E"/>
    <w:rsid w:val="008D35B8"/>
    <w:rsid w:val="008D4555"/>
    <w:rsid w:val="008E2CFB"/>
    <w:rsid w:val="008E48AF"/>
    <w:rsid w:val="008F069E"/>
    <w:rsid w:val="008F14BA"/>
    <w:rsid w:val="008F20C8"/>
    <w:rsid w:val="008F3C06"/>
    <w:rsid w:val="008F4BAF"/>
    <w:rsid w:val="008F5C17"/>
    <w:rsid w:val="009005AF"/>
    <w:rsid w:val="009036A0"/>
    <w:rsid w:val="00906C42"/>
    <w:rsid w:val="00906F19"/>
    <w:rsid w:val="0090723A"/>
    <w:rsid w:val="00907F0F"/>
    <w:rsid w:val="00910282"/>
    <w:rsid w:val="00910DFA"/>
    <w:rsid w:val="00912A58"/>
    <w:rsid w:val="009151A6"/>
    <w:rsid w:val="00924969"/>
    <w:rsid w:val="0093197D"/>
    <w:rsid w:val="00931ED4"/>
    <w:rsid w:val="0094158F"/>
    <w:rsid w:val="00943428"/>
    <w:rsid w:val="00944846"/>
    <w:rsid w:val="00947648"/>
    <w:rsid w:val="0095126F"/>
    <w:rsid w:val="009535B5"/>
    <w:rsid w:val="0095369D"/>
    <w:rsid w:val="00954C03"/>
    <w:rsid w:val="00961D8E"/>
    <w:rsid w:val="009761E4"/>
    <w:rsid w:val="00980F99"/>
    <w:rsid w:val="009858EF"/>
    <w:rsid w:val="0098657E"/>
    <w:rsid w:val="009875D7"/>
    <w:rsid w:val="009978C8"/>
    <w:rsid w:val="009A7540"/>
    <w:rsid w:val="009C054B"/>
    <w:rsid w:val="009C0D9F"/>
    <w:rsid w:val="009C7D35"/>
    <w:rsid w:val="009D2428"/>
    <w:rsid w:val="009D48C3"/>
    <w:rsid w:val="009E6D45"/>
    <w:rsid w:val="009F3808"/>
    <w:rsid w:val="00A04430"/>
    <w:rsid w:val="00A0560C"/>
    <w:rsid w:val="00A10565"/>
    <w:rsid w:val="00A1502A"/>
    <w:rsid w:val="00A1739A"/>
    <w:rsid w:val="00A206AF"/>
    <w:rsid w:val="00A20752"/>
    <w:rsid w:val="00A20F74"/>
    <w:rsid w:val="00A216BD"/>
    <w:rsid w:val="00A271E0"/>
    <w:rsid w:val="00A301A2"/>
    <w:rsid w:val="00A419C4"/>
    <w:rsid w:val="00A41F0B"/>
    <w:rsid w:val="00A429EF"/>
    <w:rsid w:val="00A438E1"/>
    <w:rsid w:val="00A52BDA"/>
    <w:rsid w:val="00A56945"/>
    <w:rsid w:val="00A603FA"/>
    <w:rsid w:val="00A615B8"/>
    <w:rsid w:val="00A639B8"/>
    <w:rsid w:val="00A6770E"/>
    <w:rsid w:val="00A7126F"/>
    <w:rsid w:val="00A731E2"/>
    <w:rsid w:val="00A73503"/>
    <w:rsid w:val="00A7683E"/>
    <w:rsid w:val="00A76B89"/>
    <w:rsid w:val="00A85FBA"/>
    <w:rsid w:val="00A96055"/>
    <w:rsid w:val="00AA0F14"/>
    <w:rsid w:val="00AA21C0"/>
    <w:rsid w:val="00AB0113"/>
    <w:rsid w:val="00AD116F"/>
    <w:rsid w:val="00AD75B9"/>
    <w:rsid w:val="00AD7D51"/>
    <w:rsid w:val="00AE0A2B"/>
    <w:rsid w:val="00AE4A2D"/>
    <w:rsid w:val="00AF0AA7"/>
    <w:rsid w:val="00AF5F15"/>
    <w:rsid w:val="00B0087B"/>
    <w:rsid w:val="00B167B2"/>
    <w:rsid w:val="00B1683D"/>
    <w:rsid w:val="00B16C3A"/>
    <w:rsid w:val="00B17BE0"/>
    <w:rsid w:val="00B23E03"/>
    <w:rsid w:val="00B27AAB"/>
    <w:rsid w:val="00B32B26"/>
    <w:rsid w:val="00B34848"/>
    <w:rsid w:val="00B5102B"/>
    <w:rsid w:val="00B5339F"/>
    <w:rsid w:val="00B545E8"/>
    <w:rsid w:val="00B556E1"/>
    <w:rsid w:val="00B5665E"/>
    <w:rsid w:val="00B64A76"/>
    <w:rsid w:val="00B73A96"/>
    <w:rsid w:val="00B7757A"/>
    <w:rsid w:val="00B90B29"/>
    <w:rsid w:val="00B96450"/>
    <w:rsid w:val="00BA268E"/>
    <w:rsid w:val="00BA5F87"/>
    <w:rsid w:val="00BB0CF0"/>
    <w:rsid w:val="00BB2AB3"/>
    <w:rsid w:val="00BB7649"/>
    <w:rsid w:val="00BC0BF6"/>
    <w:rsid w:val="00BC29C9"/>
    <w:rsid w:val="00BD0EF2"/>
    <w:rsid w:val="00BD1441"/>
    <w:rsid w:val="00BD380E"/>
    <w:rsid w:val="00BE082C"/>
    <w:rsid w:val="00BE1824"/>
    <w:rsid w:val="00BE25EB"/>
    <w:rsid w:val="00BE5440"/>
    <w:rsid w:val="00BF72A8"/>
    <w:rsid w:val="00C2268E"/>
    <w:rsid w:val="00C27047"/>
    <w:rsid w:val="00C2721D"/>
    <w:rsid w:val="00C342DD"/>
    <w:rsid w:val="00C35AD0"/>
    <w:rsid w:val="00C40C1A"/>
    <w:rsid w:val="00C41815"/>
    <w:rsid w:val="00C4263A"/>
    <w:rsid w:val="00C441F7"/>
    <w:rsid w:val="00C47471"/>
    <w:rsid w:val="00C47F0F"/>
    <w:rsid w:val="00C5590C"/>
    <w:rsid w:val="00C6351F"/>
    <w:rsid w:val="00C63594"/>
    <w:rsid w:val="00C66A20"/>
    <w:rsid w:val="00C74738"/>
    <w:rsid w:val="00C8070D"/>
    <w:rsid w:val="00C86FBB"/>
    <w:rsid w:val="00C87F78"/>
    <w:rsid w:val="00C90BD6"/>
    <w:rsid w:val="00C93092"/>
    <w:rsid w:val="00C95296"/>
    <w:rsid w:val="00CA1545"/>
    <w:rsid w:val="00CA459A"/>
    <w:rsid w:val="00CA5912"/>
    <w:rsid w:val="00CB0202"/>
    <w:rsid w:val="00CB2FC1"/>
    <w:rsid w:val="00CB7F46"/>
    <w:rsid w:val="00CC0AD4"/>
    <w:rsid w:val="00CC6146"/>
    <w:rsid w:val="00CD0F7F"/>
    <w:rsid w:val="00CE163B"/>
    <w:rsid w:val="00CF23A6"/>
    <w:rsid w:val="00CF4FF5"/>
    <w:rsid w:val="00D01058"/>
    <w:rsid w:val="00D04165"/>
    <w:rsid w:val="00D06CF2"/>
    <w:rsid w:val="00D15E9A"/>
    <w:rsid w:val="00D2093E"/>
    <w:rsid w:val="00D21FF5"/>
    <w:rsid w:val="00D40130"/>
    <w:rsid w:val="00D4410A"/>
    <w:rsid w:val="00D4578E"/>
    <w:rsid w:val="00D46408"/>
    <w:rsid w:val="00D50A83"/>
    <w:rsid w:val="00D53E64"/>
    <w:rsid w:val="00D61ADF"/>
    <w:rsid w:val="00D627A3"/>
    <w:rsid w:val="00D63B0F"/>
    <w:rsid w:val="00D71ABD"/>
    <w:rsid w:val="00D864CD"/>
    <w:rsid w:val="00D9484F"/>
    <w:rsid w:val="00D96704"/>
    <w:rsid w:val="00DA0040"/>
    <w:rsid w:val="00DA19F1"/>
    <w:rsid w:val="00DA20DF"/>
    <w:rsid w:val="00DA435C"/>
    <w:rsid w:val="00DA4C4C"/>
    <w:rsid w:val="00DA5F54"/>
    <w:rsid w:val="00DA69CD"/>
    <w:rsid w:val="00DB25D8"/>
    <w:rsid w:val="00DB2EDB"/>
    <w:rsid w:val="00DB4398"/>
    <w:rsid w:val="00DB4DD3"/>
    <w:rsid w:val="00DB6301"/>
    <w:rsid w:val="00DB799C"/>
    <w:rsid w:val="00DC0385"/>
    <w:rsid w:val="00DC396A"/>
    <w:rsid w:val="00DC6809"/>
    <w:rsid w:val="00DD18C3"/>
    <w:rsid w:val="00DD2279"/>
    <w:rsid w:val="00DD3A93"/>
    <w:rsid w:val="00DD580F"/>
    <w:rsid w:val="00DD7B9B"/>
    <w:rsid w:val="00DD7D59"/>
    <w:rsid w:val="00DE08B7"/>
    <w:rsid w:val="00DE1F39"/>
    <w:rsid w:val="00DE4260"/>
    <w:rsid w:val="00DE53D6"/>
    <w:rsid w:val="00DE5946"/>
    <w:rsid w:val="00DE680E"/>
    <w:rsid w:val="00DF64A5"/>
    <w:rsid w:val="00DF74C7"/>
    <w:rsid w:val="00E02927"/>
    <w:rsid w:val="00E02E96"/>
    <w:rsid w:val="00E05B64"/>
    <w:rsid w:val="00E06868"/>
    <w:rsid w:val="00E10105"/>
    <w:rsid w:val="00E12CFA"/>
    <w:rsid w:val="00E211FF"/>
    <w:rsid w:val="00E25D95"/>
    <w:rsid w:val="00E25EA9"/>
    <w:rsid w:val="00E26ADB"/>
    <w:rsid w:val="00E33FDC"/>
    <w:rsid w:val="00E34995"/>
    <w:rsid w:val="00E37112"/>
    <w:rsid w:val="00E371A7"/>
    <w:rsid w:val="00E45605"/>
    <w:rsid w:val="00E53F3D"/>
    <w:rsid w:val="00E60490"/>
    <w:rsid w:val="00E61361"/>
    <w:rsid w:val="00E713CF"/>
    <w:rsid w:val="00E72437"/>
    <w:rsid w:val="00E77E6E"/>
    <w:rsid w:val="00E821E8"/>
    <w:rsid w:val="00E8238F"/>
    <w:rsid w:val="00E84311"/>
    <w:rsid w:val="00E84961"/>
    <w:rsid w:val="00E862B6"/>
    <w:rsid w:val="00E877A2"/>
    <w:rsid w:val="00E92145"/>
    <w:rsid w:val="00E9326F"/>
    <w:rsid w:val="00E96016"/>
    <w:rsid w:val="00E969A7"/>
    <w:rsid w:val="00EA4FD8"/>
    <w:rsid w:val="00EB5271"/>
    <w:rsid w:val="00EB61B5"/>
    <w:rsid w:val="00EC1B8B"/>
    <w:rsid w:val="00EC1D22"/>
    <w:rsid w:val="00EC780A"/>
    <w:rsid w:val="00ED4F18"/>
    <w:rsid w:val="00ED6A9B"/>
    <w:rsid w:val="00ED734F"/>
    <w:rsid w:val="00ED7502"/>
    <w:rsid w:val="00EE340B"/>
    <w:rsid w:val="00EF0746"/>
    <w:rsid w:val="00EF2EDB"/>
    <w:rsid w:val="00F0197A"/>
    <w:rsid w:val="00F064C5"/>
    <w:rsid w:val="00F13394"/>
    <w:rsid w:val="00F1352E"/>
    <w:rsid w:val="00F161AD"/>
    <w:rsid w:val="00F2067B"/>
    <w:rsid w:val="00F20FA3"/>
    <w:rsid w:val="00F2502A"/>
    <w:rsid w:val="00F27ECF"/>
    <w:rsid w:val="00F31F76"/>
    <w:rsid w:val="00F37CCA"/>
    <w:rsid w:val="00F40721"/>
    <w:rsid w:val="00F506F2"/>
    <w:rsid w:val="00F546C3"/>
    <w:rsid w:val="00F54994"/>
    <w:rsid w:val="00F55F85"/>
    <w:rsid w:val="00F575B9"/>
    <w:rsid w:val="00F61796"/>
    <w:rsid w:val="00F61EFF"/>
    <w:rsid w:val="00F632A0"/>
    <w:rsid w:val="00F734E4"/>
    <w:rsid w:val="00F74BAE"/>
    <w:rsid w:val="00F7660C"/>
    <w:rsid w:val="00F819D1"/>
    <w:rsid w:val="00F83DF6"/>
    <w:rsid w:val="00F86721"/>
    <w:rsid w:val="00F94583"/>
    <w:rsid w:val="00FA2F38"/>
    <w:rsid w:val="00FA4272"/>
    <w:rsid w:val="00FB3D88"/>
    <w:rsid w:val="00FB4F29"/>
    <w:rsid w:val="00FB749D"/>
    <w:rsid w:val="00FC0B57"/>
    <w:rsid w:val="00FC1C7C"/>
    <w:rsid w:val="00FC20CF"/>
    <w:rsid w:val="00FC7321"/>
    <w:rsid w:val="00FD1BE1"/>
    <w:rsid w:val="00FD2CDA"/>
    <w:rsid w:val="00FD2FC1"/>
    <w:rsid w:val="00FD3E90"/>
    <w:rsid w:val="00FD4919"/>
    <w:rsid w:val="00FD5CCE"/>
    <w:rsid w:val="00FE0900"/>
    <w:rsid w:val="00FE3F84"/>
    <w:rsid w:val="00FF1E13"/>
    <w:rsid w:val="00FF3EE5"/>
    <w:rsid w:val="00FF4C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F118BAF"/>
  <w15:chartTrackingRefBased/>
  <w15:docId w15:val="{F957BD06-3998-4198-B460-0CC96A7BB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242C"/>
    <w:rPr>
      <w:rFonts w:asciiTheme="majorBidi" w:hAnsiTheme="majorBidi" w:cstheme="majorBidi"/>
      <w:sz w:val="24"/>
      <w:szCs w:val="24"/>
    </w:rPr>
  </w:style>
  <w:style w:type="paragraph" w:styleId="1">
    <w:name w:val="heading 1"/>
    <w:basedOn w:val="a"/>
    <w:next w:val="a"/>
    <w:link w:val="10"/>
    <w:uiPriority w:val="9"/>
    <w:qFormat/>
    <w:rsid w:val="00737A3C"/>
    <w:pPr>
      <w:keepNext/>
      <w:keepLines/>
      <w:spacing w:before="240" w:after="0"/>
      <w:outlineLvl w:val="0"/>
    </w:pPr>
    <w:rPr>
      <w:rFonts w:eastAsiaTheme="majorEastAsia"/>
      <w:color w:val="2F5496" w:themeColor="accent1" w:themeShade="BF"/>
      <w:sz w:val="32"/>
      <w:szCs w:val="32"/>
    </w:rPr>
  </w:style>
  <w:style w:type="paragraph" w:styleId="2">
    <w:name w:val="heading 2"/>
    <w:basedOn w:val="a"/>
    <w:next w:val="a"/>
    <w:link w:val="20"/>
    <w:uiPriority w:val="9"/>
    <w:unhideWhenUsed/>
    <w:qFormat/>
    <w:rsid w:val="00737A3C"/>
    <w:pPr>
      <w:keepNext/>
      <w:keepLines/>
      <w:spacing w:before="40" w:after="0"/>
      <w:outlineLvl w:val="1"/>
    </w:pPr>
    <w:rPr>
      <w:rFonts w:eastAsiaTheme="majorEastAsia"/>
      <w:color w:val="2F5496" w:themeColor="accent1" w:themeShade="BF"/>
      <w:sz w:val="26"/>
      <w:szCs w:val="26"/>
    </w:rPr>
  </w:style>
  <w:style w:type="paragraph" w:styleId="3">
    <w:name w:val="heading 3"/>
    <w:basedOn w:val="a"/>
    <w:next w:val="a"/>
    <w:link w:val="30"/>
    <w:uiPriority w:val="9"/>
    <w:unhideWhenUsed/>
    <w:qFormat/>
    <w:rsid w:val="004B5F15"/>
    <w:pPr>
      <w:keepNext/>
      <w:keepLines/>
      <w:spacing w:before="40" w:after="0"/>
      <w:outlineLvl w:val="2"/>
    </w:pPr>
    <w:rPr>
      <w:rFonts w:asciiTheme="majorHAnsi" w:eastAsiaTheme="majorEastAsia" w:hAnsiTheme="majorHAns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37A3C"/>
    <w:rPr>
      <w:rFonts w:asciiTheme="majorBidi" w:eastAsiaTheme="majorEastAsia" w:hAnsiTheme="majorBidi" w:cstheme="majorBidi"/>
      <w:color w:val="2F5496" w:themeColor="accent1" w:themeShade="BF"/>
      <w:sz w:val="32"/>
      <w:szCs w:val="32"/>
    </w:rPr>
  </w:style>
  <w:style w:type="character" w:styleId="a3">
    <w:name w:val="Hyperlink"/>
    <w:basedOn w:val="a0"/>
    <w:uiPriority w:val="99"/>
    <w:unhideWhenUsed/>
    <w:rsid w:val="00762F2A"/>
    <w:rPr>
      <w:color w:val="0563C1" w:themeColor="hyperlink"/>
      <w:u w:val="single"/>
    </w:rPr>
  </w:style>
  <w:style w:type="character" w:styleId="a4">
    <w:name w:val="Unresolved Mention"/>
    <w:basedOn w:val="a0"/>
    <w:uiPriority w:val="99"/>
    <w:semiHidden/>
    <w:unhideWhenUsed/>
    <w:rsid w:val="00762F2A"/>
    <w:rPr>
      <w:color w:val="605E5C"/>
      <w:shd w:val="clear" w:color="auto" w:fill="E1DFDD"/>
    </w:rPr>
  </w:style>
  <w:style w:type="paragraph" w:styleId="a5">
    <w:name w:val="List Paragraph"/>
    <w:basedOn w:val="a"/>
    <w:uiPriority w:val="34"/>
    <w:qFormat/>
    <w:rsid w:val="00A10565"/>
    <w:pPr>
      <w:ind w:left="720"/>
      <w:contextualSpacing/>
    </w:pPr>
  </w:style>
  <w:style w:type="table" w:styleId="a6">
    <w:name w:val="Table Grid"/>
    <w:basedOn w:val="a1"/>
    <w:uiPriority w:val="39"/>
    <w:rsid w:val="00840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caption"/>
    <w:basedOn w:val="a"/>
    <w:next w:val="a"/>
    <w:uiPriority w:val="35"/>
    <w:unhideWhenUsed/>
    <w:qFormat/>
    <w:rsid w:val="00EB5271"/>
    <w:pPr>
      <w:spacing w:after="200" w:line="240" w:lineRule="auto"/>
      <w:jc w:val="center"/>
    </w:pPr>
    <w:rPr>
      <w:i/>
      <w:iCs/>
      <w:sz w:val="20"/>
      <w:szCs w:val="20"/>
    </w:rPr>
  </w:style>
  <w:style w:type="character" w:customStyle="1" w:styleId="20">
    <w:name w:val="見出し 2 (文字)"/>
    <w:basedOn w:val="a0"/>
    <w:link w:val="2"/>
    <w:uiPriority w:val="9"/>
    <w:rsid w:val="00737A3C"/>
    <w:rPr>
      <w:rFonts w:asciiTheme="majorBidi" w:eastAsiaTheme="majorEastAsia" w:hAnsiTheme="majorBidi" w:cstheme="majorBidi"/>
      <w:color w:val="2F5496" w:themeColor="accent1" w:themeShade="BF"/>
      <w:sz w:val="26"/>
      <w:szCs w:val="26"/>
    </w:rPr>
  </w:style>
  <w:style w:type="paragraph" w:styleId="a8">
    <w:name w:val="Title"/>
    <w:basedOn w:val="a"/>
    <w:next w:val="a"/>
    <w:link w:val="a9"/>
    <w:uiPriority w:val="10"/>
    <w:qFormat/>
    <w:rsid w:val="00474958"/>
    <w:pPr>
      <w:spacing w:after="0" w:line="240" w:lineRule="auto"/>
      <w:contextualSpacing/>
      <w:jc w:val="center"/>
    </w:pPr>
    <w:rPr>
      <w:rFonts w:eastAsiaTheme="majorEastAsia"/>
      <w:spacing w:val="-10"/>
      <w:kern w:val="28"/>
      <w:sz w:val="36"/>
      <w:szCs w:val="36"/>
    </w:rPr>
  </w:style>
  <w:style w:type="character" w:customStyle="1" w:styleId="a9">
    <w:name w:val="表題 (文字)"/>
    <w:basedOn w:val="a0"/>
    <w:link w:val="a8"/>
    <w:uiPriority w:val="10"/>
    <w:rsid w:val="00474958"/>
    <w:rPr>
      <w:rFonts w:asciiTheme="majorBidi" w:eastAsiaTheme="majorEastAsia" w:hAnsiTheme="majorBidi" w:cstheme="majorBidi"/>
      <w:spacing w:val="-10"/>
      <w:kern w:val="28"/>
      <w:sz w:val="36"/>
      <w:szCs w:val="36"/>
    </w:rPr>
  </w:style>
  <w:style w:type="paragraph" w:styleId="aa">
    <w:name w:val="Revision"/>
    <w:hidden/>
    <w:uiPriority w:val="99"/>
    <w:semiHidden/>
    <w:rsid w:val="001C68F8"/>
    <w:pPr>
      <w:spacing w:after="0" w:line="240" w:lineRule="auto"/>
    </w:pPr>
    <w:rPr>
      <w:rFonts w:asciiTheme="majorBidi" w:hAnsiTheme="majorBidi" w:cstheme="majorBidi"/>
      <w:sz w:val="24"/>
      <w:szCs w:val="24"/>
    </w:rPr>
  </w:style>
  <w:style w:type="character" w:styleId="ab">
    <w:name w:val="annotation reference"/>
    <w:basedOn w:val="a0"/>
    <w:uiPriority w:val="99"/>
    <w:semiHidden/>
    <w:unhideWhenUsed/>
    <w:rsid w:val="001C68F8"/>
    <w:rPr>
      <w:sz w:val="16"/>
      <w:szCs w:val="16"/>
    </w:rPr>
  </w:style>
  <w:style w:type="paragraph" w:styleId="ac">
    <w:name w:val="annotation text"/>
    <w:basedOn w:val="a"/>
    <w:link w:val="ad"/>
    <w:uiPriority w:val="99"/>
    <w:unhideWhenUsed/>
    <w:rsid w:val="001C68F8"/>
    <w:pPr>
      <w:spacing w:line="240" w:lineRule="auto"/>
    </w:pPr>
    <w:rPr>
      <w:sz w:val="20"/>
      <w:szCs w:val="20"/>
    </w:rPr>
  </w:style>
  <w:style w:type="character" w:customStyle="1" w:styleId="ad">
    <w:name w:val="コメント文字列 (文字)"/>
    <w:basedOn w:val="a0"/>
    <w:link w:val="ac"/>
    <w:uiPriority w:val="99"/>
    <w:rsid w:val="001C68F8"/>
    <w:rPr>
      <w:rFonts w:asciiTheme="majorBidi" w:hAnsiTheme="majorBidi" w:cstheme="majorBidi"/>
      <w:sz w:val="20"/>
      <w:szCs w:val="20"/>
    </w:rPr>
  </w:style>
  <w:style w:type="paragraph" w:styleId="ae">
    <w:name w:val="annotation subject"/>
    <w:basedOn w:val="ac"/>
    <w:next w:val="ac"/>
    <w:link w:val="af"/>
    <w:uiPriority w:val="99"/>
    <w:semiHidden/>
    <w:unhideWhenUsed/>
    <w:rsid w:val="001C68F8"/>
    <w:rPr>
      <w:b/>
      <w:bCs/>
    </w:rPr>
  </w:style>
  <w:style w:type="character" w:customStyle="1" w:styleId="af">
    <w:name w:val="コメント内容 (文字)"/>
    <w:basedOn w:val="ad"/>
    <w:link w:val="ae"/>
    <w:uiPriority w:val="99"/>
    <w:semiHidden/>
    <w:rsid w:val="001C68F8"/>
    <w:rPr>
      <w:rFonts w:asciiTheme="majorBidi" w:hAnsiTheme="majorBidi" w:cstheme="majorBidi"/>
      <w:b/>
      <w:bCs/>
      <w:sz w:val="20"/>
      <w:szCs w:val="20"/>
    </w:rPr>
  </w:style>
  <w:style w:type="paragraph" w:styleId="af0">
    <w:name w:val="header"/>
    <w:basedOn w:val="a"/>
    <w:link w:val="af1"/>
    <w:uiPriority w:val="99"/>
    <w:unhideWhenUsed/>
    <w:rsid w:val="00535AB8"/>
    <w:pPr>
      <w:tabs>
        <w:tab w:val="center" w:pos="4419"/>
        <w:tab w:val="right" w:pos="8838"/>
      </w:tabs>
      <w:spacing w:after="0" w:line="240" w:lineRule="auto"/>
    </w:pPr>
  </w:style>
  <w:style w:type="character" w:customStyle="1" w:styleId="af1">
    <w:name w:val="ヘッダー (文字)"/>
    <w:basedOn w:val="a0"/>
    <w:link w:val="af0"/>
    <w:uiPriority w:val="99"/>
    <w:rsid w:val="00535AB8"/>
    <w:rPr>
      <w:rFonts w:asciiTheme="majorBidi" w:hAnsiTheme="majorBidi" w:cstheme="majorBidi"/>
      <w:sz w:val="24"/>
      <w:szCs w:val="24"/>
    </w:rPr>
  </w:style>
  <w:style w:type="paragraph" w:styleId="af2">
    <w:name w:val="footer"/>
    <w:basedOn w:val="a"/>
    <w:link w:val="af3"/>
    <w:uiPriority w:val="99"/>
    <w:unhideWhenUsed/>
    <w:rsid w:val="00535AB8"/>
    <w:pPr>
      <w:tabs>
        <w:tab w:val="center" w:pos="4419"/>
        <w:tab w:val="right" w:pos="8838"/>
      </w:tabs>
      <w:spacing w:after="0" w:line="240" w:lineRule="auto"/>
    </w:pPr>
  </w:style>
  <w:style w:type="character" w:customStyle="1" w:styleId="af3">
    <w:name w:val="フッター (文字)"/>
    <w:basedOn w:val="a0"/>
    <w:link w:val="af2"/>
    <w:uiPriority w:val="99"/>
    <w:rsid w:val="00535AB8"/>
    <w:rPr>
      <w:rFonts w:asciiTheme="majorBidi" w:hAnsiTheme="majorBidi" w:cstheme="majorBidi"/>
      <w:sz w:val="24"/>
      <w:szCs w:val="24"/>
    </w:rPr>
  </w:style>
  <w:style w:type="character" w:styleId="af4">
    <w:name w:val="FollowedHyperlink"/>
    <w:basedOn w:val="a0"/>
    <w:uiPriority w:val="99"/>
    <w:semiHidden/>
    <w:unhideWhenUsed/>
    <w:rsid w:val="00560E31"/>
    <w:rPr>
      <w:color w:val="954F72" w:themeColor="followedHyperlink"/>
      <w:u w:val="single"/>
    </w:rPr>
  </w:style>
  <w:style w:type="character" w:styleId="af5">
    <w:name w:val="Placeholder Text"/>
    <w:basedOn w:val="a0"/>
    <w:uiPriority w:val="99"/>
    <w:semiHidden/>
    <w:rsid w:val="00A56945"/>
    <w:rPr>
      <w:color w:val="808080"/>
    </w:rPr>
  </w:style>
  <w:style w:type="character" w:customStyle="1" w:styleId="30">
    <w:name w:val="見出し 3 (文字)"/>
    <w:basedOn w:val="a0"/>
    <w:link w:val="3"/>
    <w:uiPriority w:val="9"/>
    <w:rsid w:val="004B5F15"/>
    <w:rPr>
      <w:rFonts w:asciiTheme="majorHAnsi" w:eastAsiaTheme="majorEastAsia" w:hAnsiTheme="majorHAnsi" w:cstheme="majorBidi"/>
      <w:color w:val="1F3763" w:themeColor="accent1" w:themeShade="7F"/>
      <w:sz w:val="24"/>
      <w:szCs w:val="24"/>
    </w:rPr>
  </w:style>
  <w:style w:type="paragraph" w:styleId="af6">
    <w:name w:val="Subtitle"/>
    <w:basedOn w:val="a"/>
    <w:next w:val="a"/>
    <w:link w:val="af7"/>
    <w:uiPriority w:val="11"/>
    <w:qFormat/>
    <w:rsid w:val="00DE1F39"/>
    <w:pPr>
      <w:numPr>
        <w:ilvl w:val="1"/>
      </w:numPr>
    </w:pPr>
    <w:rPr>
      <w:rFonts w:asciiTheme="minorHAnsi" w:hAnsiTheme="minorHAnsi" w:cstheme="minorBidi"/>
      <w:color w:val="5A5A5A" w:themeColor="text1" w:themeTint="A5"/>
      <w:spacing w:val="15"/>
      <w:sz w:val="22"/>
      <w:szCs w:val="22"/>
    </w:rPr>
  </w:style>
  <w:style w:type="character" w:customStyle="1" w:styleId="af7">
    <w:name w:val="副題 (文字)"/>
    <w:basedOn w:val="a0"/>
    <w:link w:val="af6"/>
    <w:uiPriority w:val="11"/>
    <w:rsid w:val="00DE1F39"/>
    <w:rPr>
      <w:color w:val="5A5A5A" w:themeColor="text1" w:themeTint="A5"/>
      <w:spacing w:val="15"/>
    </w:rPr>
  </w:style>
  <w:style w:type="paragraph" w:styleId="af8">
    <w:name w:val="Bibliography"/>
    <w:basedOn w:val="a"/>
    <w:next w:val="a"/>
    <w:uiPriority w:val="37"/>
    <w:unhideWhenUsed/>
    <w:rsid w:val="00931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0818">
      <w:bodyDiv w:val="1"/>
      <w:marLeft w:val="0"/>
      <w:marRight w:val="0"/>
      <w:marTop w:val="0"/>
      <w:marBottom w:val="0"/>
      <w:divBdr>
        <w:top w:val="none" w:sz="0" w:space="0" w:color="auto"/>
        <w:left w:val="none" w:sz="0" w:space="0" w:color="auto"/>
        <w:bottom w:val="none" w:sz="0" w:space="0" w:color="auto"/>
        <w:right w:val="none" w:sz="0" w:space="0" w:color="auto"/>
      </w:divBdr>
    </w:div>
    <w:div w:id="49304167">
      <w:bodyDiv w:val="1"/>
      <w:marLeft w:val="0"/>
      <w:marRight w:val="0"/>
      <w:marTop w:val="0"/>
      <w:marBottom w:val="0"/>
      <w:divBdr>
        <w:top w:val="none" w:sz="0" w:space="0" w:color="auto"/>
        <w:left w:val="none" w:sz="0" w:space="0" w:color="auto"/>
        <w:bottom w:val="none" w:sz="0" w:space="0" w:color="auto"/>
        <w:right w:val="none" w:sz="0" w:space="0" w:color="auto"/>
      </w:divBdr>
    </w:div>
    <w:div w:id="127405645">
      <w:bodyDiv w:val="1"/>
      <w:marLeft w:val="0"/>
      <w:marRight w:val="0"/>
      <w:marTop w:val="0"/>
      <w:marBottom w:val="0"/>
      <w:divBdr>
        <w:top w:val="none" w:sz="0" w:space="0" w:color="auto"/>
        <w:left w:val="none" w:sz="0" w:space="0" w:color="auto"/>
        <w:bottom w:val="none" w:sz="0" w:space="0" w:color="auto"/>
        <w:right w:val="none" w:sz="0" w:space="0" w:color="auto"/>
      </w:divBdr>
      <w:divsChild>
        <w:div w:id="1087775189">
          <w:marLeft w:val="0"/>
          <w:marRight w:val="0"/>
          <w:marTop w:val="0"/>
          <w:marBottom w:val="0"/>
          <w:divBdr>
            <w:top w:val="none" w:sz="0" w:space="0" w:color="auto"/>
            <w:left w:val="none" w:sz="0" w:space="0" w:color="auto"/>
            <w:bottom w:val="none" w:sz="0" w:space="0" w:color="auto"/>
            <w:right w:val="none" w:sz="0" w:space="0" w:color="auto"/>
          </w:divBdr>
          <w:divsChild>
            <w:div w:id="27194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1962">
      <w:bodyDiv w:val="1"/>
      <w:marLeft w:val="0"/>
      <w:marRight w:val="0"/>
      <w:marTop w:val="0"/>
      <w:marBottom w:val="0"/>
      <w:divBdr>
        <w:top w:val="none" w:sz="0" w:space="0" w:color="auto"/>
        <w:left w:val="none" w:sz="0" w:space="0" w:color="auto"/>
        <w:bottom w:val="none" w:sz="0" w:space="0" w:color="auto"/>
        <w:right w:val="none" w:sz="0" w:space="0" w:color="auto"/>
      </w:divBdr>
    </w:div>
    <w:div w:id="264580408">
      <w:bodyDiv w:val="1"/>
      <w:marLeft w:val="0"/>
      <w:marRight w:val="0"/>
      <w:marTop w:val="0"/>
      <w:marBottom w:val="0"/>
      <w:divBdr>
        <w:top w:val="none" w:sz="0" w:space="0" w:color="auto"/>
        <w:left w:val="none" w:sz="0" w:space="0" w:color="auto"/>
        <w:bottom w:val="none" w:sz="0" w:space="0" w:color="auto"/>
        <w:right w:val="none" w:sz="0" w:space="0" w:color="auto"/>
      </w:divBdr>
    </w:div>
    <w:div w:id="297683703">
      <w:bodyDiv w:val="1"/>
      <w:marLeft w:val="0"/>
      <w:marRight w:val="0"/>
      <w:marTop w:val="0"/>
      <w:marBottom w:val="0"/>
      <w:divBdr>
        <w:top w:val="none" w:sz="0" w:space="0" w:color="auto"/>
        <w:left w:val="none" w:sz="0" w:space="0" w:color="auto"/>
        <w:bottom w:val="none" w:sz="0" w:space="0" w:color="auto"/>
        <w:right w:val="none" w:sz="0" w:space="0" w:color="auto"/>
      </w:divBdr>
    </w:div>
    <w:div w:id="874003844">
      <w:bodyDiv w:val="1"/>
      <w:marLeft w:val="0"/>
      <w:marRight w:val="0"/>
      <w:marTop w:val="0"/>
      <w:marBottom w:val="0"/>
      <w:divBdr>
        <w:top w:val="none" w:sz="0" w:space="0" w:color="auto"/>
        <w:left w:val="none" w:sz="0" w:space="0" w:color="auto"/>
        <w:bottom w:val="none" w:sz="0" w:space="0" w:color="auto"/>
        <w:right w:val="none" w:sz="0" w:space="0" w:color="auto"/>
      </w:divBdr>
    </w:div>
    <w:div w:id="1130586558">
      <w:bodyDiv w:val="1"/>
      <w:marLeft w:val="0"/>
      <w:marRight w:val="0"/>
      <w:marTop w:val="0"/>
      <w:marBottom w:val="0"/>
      <w:divBdr>
        <w:top w:val="none" w:sz="0" w:space="0" w:color="auto"/>
        <w:left w:val="none" w:sz="0" w:space="0" w:color="auto"/>
        <w:bottom w:val="none" w:sz="0" w:space="0" w:color="auto"/>
        <w:right w:val="none" w:sz="0" w:space="0" w:color="auto"/>
      </w:divBdr>
    </w:div>
    <w:div w:id="1342392064">
      <w:bodyDiv w:val="1"/>
      <w:marLeft w:val="0"/>
      <w:marRight w:val="0"/>
      <w:marTop w:val="0"/>
      <w:marBottom w:val="0"/>
      <w:divBdr>
        <w:top w:val="none" w:sz="0" w:space="0" w:color="auto"/>
        <w:left w:val="none" w:sz="0" w:space="0" w:color="auto"/>
        <w:bottom w:val="none" w:sz="0" w:space="0" w:color="auto"/>
        <w:right w:val="none" w:sz="0" w:space="0" w:color="auto"/>
      </w:divBdr>
    </w:div>
    <w:div w:id="1424258248">
      <w:bodyDiv w:val="1"/>
      <w:marLeft w:val="0"/>
      <w:marRight w:val="0"/>
      <w:marTop w:val="0"/>
      <w:marBottom w:val="0"/>
      <w:divBdr>
        <w:top w:val="none" w:sz="0" w:space="0" w:color="auto"/>
        <w:left w:val="none" w:sz="0" w:space="0" w:color="auto"/>
        <w:bottom w:val="none" w:sz="0" w:space="0" w:color="auto"/>
        <w:right w:val="none" w:sz="0" w:space="0" w:color="auto"/>
      </w:divBdr>
    </w:div>
    <w:div w:id="1462579437">
      <w:bodyDiv w:val="1"/>
      <w:marLeft w:val="0"/>
      <w:marRight w:val="0"/>
      <w:marTop w:val="0"/>
      <w:marBottom w:val="0"/>
      <w:divBdr>
        <w:top w:val="none" w:sz="0" w:space="0" w:color="auto"/>
        <w:left w:val="none" w:sz="0" w:space="0" w:color="auto"/>
        <w:bottom w:val="none" w:sz="0" w:space="0" w:color="auto"/>
        <w:right w:val="none" w:sz="0" w:space="0" w:color="auto"/>
      </w:divBdr>
    </w:div>
    <w:div w:id="1557667200">
      <w:bodyDiv w:val="1"/>
      <w:marLeft w:val="0"/>
      <w:marRight w:val="0"/>
      <w:marTop w:val="0"/>
      <w:marBottom w:val="0"/>
      <w:divBdr>
        <w:top w:val="none" w:sz="0" w:space="0" w:color="auto"/>
        <w:left w:val="none" w:sz="0" w:space="0" w:color="auto"/>
        <w:bottom w:val="none" w:sz="0" w:space="0" w:color="auto"/>
        <w:right w:val="none" w:sz="0" w:space="0" w:color="auto"/>
      </w:divBdr>
    </w:div>
    <w:div w:id="1608854386">
      <w:bodyDiv w:val="1"/>
      <w:marLeft w:val="0"/>
      <w:marRight w:val="0"/>
      <w:marTop w:val="0"/>
      <w:marBottom w:val="0"/>
      <w:divBdr>
        <w:top w:val="none" w:sz="0" w:space="0" w:color="auto"/>
        <w:left w:val="none" w:sz="0" w:space="0" w:color="auto"/>
        <w:bottom w:val="none" w:sz="0" w:space="0" w:color="auto"/>
        <w:right w:val="none" w:sz="0" w:space="0" w:color="auto"/>
      </w:divBdr>
    </w:div>
    <w:div w:id="1658655265">
      <w:bodyDiv w:val="1"/>
      <w:marLeft w:val="0"/>
      <w:marRight w:val="0"/>
      <w:marTop w:val="0"/>
      <w:marBottom w:val="0"/>
      <w:divBdr>
        <w:top w:val="none" w:sz="0" w:space="0" w:color="auto"/>
        <w:left w:val="none" w:sz="0" w:space="0" w:color="auto"/>
        <w:bottom w:val="none" w:sz="0" w:space="0" w:color="auto"/>
        <w:right w:val="none" w:sz="0" w:space="0" w:color="auto"/>
      </w:divBdr>
    </w:div>
    <w:div w:id="1999963945">
      <w:bodyDiv w:val="1"/>
      <w:marLeft w:val="0"/>
      <w:marRight w:val="0"/>
      <w:marTop w:val="0"/>
      <w:marBottom w:val="0"/>
      <w:divBdr>
        <w:top w:val="none" w:sz="0" w:space="0" w:color="auto"/>
        <w:left w:val="none" w:sz="0" w:space="0" w:color="auto"/>
        <w:bottom w:val="none" w:sz="0" w:space="0" w:color="auto"/>
        <w:right w:val="none" w:sz="0" w:space="0" w:color="auto"/>
      </w:divBdr>
    </w:div>
    <w:div w:id="2025473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microsoft.com/office/2011/relationships/commentsExtended" Target="commentsExtended.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8" Type="http://schemas.openxmlformats.org/officeDocument/2006/relationships/footer" Target="footer1.xm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Malkin2021</b:Tag>
    <b:SourceType>Report</b:SourceType>
    <b:Guid>{4C02CC95-4158-4C42-AC0C-447A6DA8F8F8}</b:Guid>
    <b:Title>High-resolution land cover change from low-resolution labels: Simple baselines for the 2021 IEEE GRSS Data Fusion Contest</b:Title>
    <b:Year>2021</b:Year>
    <b:Publisher>arXiv preprint arXiv:2101.01154</b:Publisher>
    <b:Author>
      <b:Author>
        <b:NameList>
          <b:Person>
            <b:Last>Malkin</b:Last>
            <b:First>Kolya</b:First>
          </b:Person>
          <b:Person>
            <b:Last>Robinson</b:Last>
            <b:First>Caleb</b:First>
          </b:Person>
          <b:Person>
            <b:Last>Jojic</b:Last>
            <b:First>Nebojsa</b:First>
          </b:Person>
        </b:NameList>
      </b:Author>
    </b:Author>
    <b:RefOrder>1</b:RefOrder>
  </b:Source>
  <b:Source xmlns:b="http://schemas.openxmlformats.org/officeDocument/2006/bibliography">
    <b:Tag>Bro22</b:Tag>
    <b:SourceType>JournalArticle</b:SourceType>
    <b:Guid>{3E667C80-65B0-4538-A60F-35B3657A2EC2}</b:Guid>
    <b:Title>Dynamic World, Near real-time global 10 m land use land cover mapping.</b:Title>
    <b:Year>2022</b:Year>
    <b:JournalName>Sci Data</b:JournalName>
    <b:Author>
      <b:Author>
        <b:NameList>
          <b:Person>
            <b:Last>Brown</b:Last>
            <b:First>C.F.</b:First>
          </b:Person>
          <b:Person>
            <b:Last>Brumby</b:Last>
            <b:First>S.P.</b:First>
          </b:Person>
          <b:Person>
            <b:Last>Guzder-Williams</b:Last>
            <b:First>B.</b:First>
            <b:Middle>et al.</b:Middle>
          </b:Person>
        </b:NameList>
      </b:Author>
    </b:Author>
    <b:Volume>9</b:Volume>
    <b:Issue>251</b:Issue>
    <b:RefOrder>2</b:RefOrder>
  </b:Source>
</b:Sources>
</file>

<file path=customXml/itemProps1.xml><?xml version="1.0" encoding="utf-8"?>
<ds:datastoreItem xmlns:ds="http://schemas.openxmlformats.org/officeDocument/2006/customXml" ds:itemID="{D4009925-20A1-48AA-8225-FA6EF33A3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1542</TotalTime>
  <Pages>1</Pages>
  <Words>4556</Words>
  <Characters>25975</Characters>
  <Application>Microsoft Office Word</Application>
  <DocSecurity>0</DocSecurity>
  <Lines>216</Lines>
  <Paragraphs>60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ab5243</dc:creator>
  <cp:keywords/>
  <dc:description/>
  <cp:lastModifiedBy>池田 祐樹</cp:lastModifiedBy>
  <cp:revision>302</cp:revision>
  <cp:lastPrinted>2022-12-17T21:51:00Z</cp:lastPrinted>
  <dcterms:created xsi:type="dcterms:W3CDTF">2022-11-14T23:17:00Z</dcterms:created>
  <dcterms:modified xsi:type="dcterms:W3CDTF">2022-12-17T21:52:00Z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41e5fdab197baa96d5631b65b760290c3748f6d5668b9e389990cf022edffa10</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10th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Citation Style_1">
    <vt:lpwstr>http://www.zotero.org/styles/ieee</vt:lpwstr>
  </property>
  <property fmtid="{D5CDD505-2E9C-101B-9397-08002B2CF9AE}" pid="24" name="Mendeley Document_1">
    <vt:lpwstr>True</vt:lpwstr>
  </property>
  <property fmtid="{D5CDD505-2E9C-101B-9397-08002B2CF9AE}" pid="25" name="Mendeley Unique User Id_1">
    <vt:lpwstr>e98bf2ad-6cb8-3d3c-9ba1-f67608f68722</vt:lpwstr>
  </property>
</Properties>
</file>